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BDB6F" w14:textId="77777777" w:rsidR="00664B76" w:rsidRPr="00063550" w:rsidRDefault="00D0720A">
      <w:pPr>
        <w:pStyle w:val="Title"/>
        <w:jc w:val="center"/>
        <w:rPr>
          <w:b/>
          <w:sz w:val="36"/>
          <w:szCs w:val="36"/>
          <w:lang w:val="en-US"/>
        </w:rPr>
      </w:pPr>
      <w:r w:rsidRPr="00063550">
        <w:rPr>
          <w:b/>
          <w:sz w:val="36"/>
          <w:szCs w:val="36"/>
          <w:lang w:val="en-US"/>
        </w:rPr>
        <w:t>Linkage mapping and genome annotation give novel insights into gene family expansions and regional recombination rate variation in the painted lady (</w:t>
      </w:r>
      <w:r w:rsidRPr="00063550">
        <w:rPr>
          <w:b/>
          <w:i/>
          <w:sz w:val="36"/>
          <w:szCs w:val="36"/>
          <w:lang w:val="en-US"/>
        </w:rPr>
        <w:t>Vanessa cardui</w:t>
      </w:r>
      <w:r w:rsidRPr="00063550">
        <w:rPr>
          <w:b/>
          <w:sz w:val="36"/>
          <w:szCs w:val="36"/>
          <w:lang w:val="en-US"/>
        </w:rPr>
        <w:t>) butterfly</w:t>
      </w:r>
    </w:p>
    <w:p w14:paraId="388DEACC" w14:textId="77777777" w:rsidR="00664B76" w:rsidRPr="00063550" w:rsidRDefault="00664B76">
      <w:pPr>
        <w:spacing w:line="312" w:lineRule="auto"/>
        <w:rPr>
          <w:sz w:val="24"/>
          <w:szCs w:val="24"/>
          <w:lang w:val="en-US"/>
        </w:rPr>
      </w:pPr>
    </w:p>
    <w:p w14:paraId="377553CD" w14:textId="77777777" w:rsidR="00664B76" w:rsidRPr="00063550" w:rsidRDefault="00D0720A">
      <w:pPr>
        <w:spacing w:line="312" w:lineRule="auto"/>
        <w:jc w:val="both"/>
        <w:rPr>
          <w:sz w:val="24"/>
          <w:szCs w:val="24"/>
          <w:lang w:val="en-US"/>
        </w:rPr>
      </w:pPr>
      <w:r w:rsidRPr="00063550">
        <w:rPr>
          <w:sz w:val="24"/>
          <w:szCs w:val="24"/>
          <w:lang w:val="en-US"/>
        </w:rPr>
        <w:t>Shipilina, D.*</w:t>
      </w:r>
      <w:r w:rsidRPr="00063550">
        <w:rPr>
          <w:sz w:val="24"/>
          <w:szCs w:val="24"/>
          <w:vertAlign w:val="superscript"/>
          <w:lang w:val="en-US"/>
        </w:rPr>
        <w:t>1,2</w:t>
      </w:r>
      <w:r w:rsidRPr="00063550">
        <w:rPr>
          <w:sz w:val="24"/>
          <w:szCs w:val="24"/>
          <w:lang w:val="en-US"/>
        </w:rPr>
        <w:t>, Näsvall, K.*</w:t>
      </w:r>
      <w:r w:rsidRPr="00063550">
        <w:rPr>
          <w:sz w:val="24"/>
          <w:szCs w:val="24"/>
          <w:vertAlign w:val="superscript"/>
          <w:lang w:val="en-US"/>
        </w:rPr>
        <w:t>1</w:t>
      </w:r>
      <w:r w:rsidRPr="00063550">
        <w:rPr>
          <w:sz w:val="24"/>
          <w:szCs w:val="24"/>
          <w:lang w:val="en-US"/>
        </w:rPr>
        <w:t>, Höök, L.</w:t>
      </w:r>
      <w:r w:rsidRPr="00063550">
        <w:rPr>
          <w:sz w:val="24"/>
          <w:szCs w:val="24"/>
          <w:vertAlign w:val="superscript"/>
          <w:lang w:val="en-US"/>
        </w:rPr>
        <w:t>1</w:t>
      </w:r>
      <w:r w:rsidRPr="00063550">
        <w:rPr>
          <w:sz w:val="24"/>
          <w:szCs w:val="24"/>
          <w:lang w:val="en-US"/>
        </w:rPr>
        <w:t>, Vila, R.</w:t>
      </w:r>
      <w:r w:rsidRPr="00063550">
        <w:rPr>
          <w:sz w:val="24"/>
          <w:szCs w:val="24"/>
          <w:vertAlign w:val="superscript"/>
          <w:lang w:val="en-US"/>
        </w:rPr>
        <w:t>3</w:t>
      </w:r>
      <w:r w:rsidRPr="00063550">
        <w:rPr>
          <w:sz w:val="24"/>
          <w:szCs w:val="24"/>
          <w:lang w:val="en-US"/>
        </w:rPr>
        <w:t>, Talavera, G.</w:t>
      </w:r>
      <w:r w:rsidRPr="00063550">
        <w:rPr>
          <w:sz w:val="24"/>
          <w:szCs w:val="24"/>
          <w:vertAlign w:val="superscript"/>
          <w:lang w:val="en-US"/>
        </w:rPr>
        <w:t>4</w:t>
      </w:r>
      <w:r w:rsidRPr="00063550">
        <w:rPr>
          <w:sz w:val="24"/>
          <w:szCs w:val="24"/>
          <w:lang w:val="en-US"/>
        </w:rPr>
        <w:t>, and Backström, N.</w:t>
      </w:r>
      <w:r w:rsidRPr="00063550">
        <w:rPr>
          <w:sz w:val="24"/>
          <w:szCs w:val="24"/>
          <w:vertAlign w:val="superscript"/>
          <w:lang w:val="en-US"/>
        </w:rPr>
        <w:t>1</w:t>
      </w:r>
    </w:p>
    <w:p w14:paraId="2B1CA216" w14:textId="77777777" w:rsidR="00664B76" w:rsidRPr="00063550" w:rsidRDefault="00664B76">
      <w:pPr>
        <w:spacing w:line="312" w:lineRule="auto"/>
        <w:jc w:val="both"/>
        <w:rPr>
          <w:sz w:val="24"/>
          <w:szCs w:val="24"/>
          <w:lang w:val="en-US"/>
        </w:rPr>
      </w:pPr>
    </w:p>
    <w:p w14:paraId="0482EBD4" w14:textId="77777777" w:rsidR="00664B76" w:rsidRPr="00063550" w:rsidRDefault="00D0720A">
      <w:pPr>
        <w:jc w:val="both"/>
        <w:rPr>
          <w:lang w:val="en-US"/>
        </w:rPr>
      </w:pPr>
      <w:r w:rsidRPr="00063550">
        <w:rPr>
          <w:lang w:val="en-US"/>
        </w:rPr>
        <w:t>Contact information:</w:t>
      </w:r>
    </w:p>
    <w:p w14:paraId="2D9DE295" w14:textId="77777777" w:rsidR="00664B76" w:rsidRPr="00063550" w:rsidRDefault="00D0720A">
      <w:pPr>
        <w:jc w:val="both"/>
        <w:rPr>
          <w:sz w:val="20"/>
          <w:szCs w:val="20"/>
          <w:lang w:val="en-US"/>
        </w:rPr>
      </w:pPr>
      <w:r w:rsidRPr="00063550">
        <w:rPr>
          <w:sz w:val="20"/>
          <w:szCs w:val="20"/>
          <w:vertAlign w:val="superscript"/>
          <w:lang w:val="en-US"/>
        </w:rPr>
        <w:t>1</w:t>
      </w:r>
      <w:r w:rsidRPr="00063550">
        <w:rPr>
          <w:sz w:val="20"/>
          <w:szCs w:val="20"/>
          <w:lang w:val="en-US"/>
        </w:rPr>
        <w:t xml:space="preserve"> Evolutionary Biology Program, Department of Ecology and Genetics, Uppsala University. Norbyvägen 18D, SE-752 36, Uppsala, Sweden.</w:t>
      </w:r>
    </w:p>
    <w:p w14:paraId="1D0A3B4F" w14:textId="77777777" w:rsidR="00664B76" w:rsidRPr="00063550" w:rsidRDefault="00D0720A">
      <w:pPr>
        <w:jc w:val="both"/>
        <w:rPr>
          <w:sz w:val="20"/>
          <w:szCs w:val="20"/>
          <w:lang w:val="en-US"/>
        </w:rPr>
      </w:pPr>
      <w:r w:rsidRPr="00063550">
        <w:rPr>
          <w:sz w:val="20"/>
          <w:szCs w:val="20"/>
          <w:vertAlign w:val="superscript"/>
          <w:lang w:val="en-US"/>
        </w:rPr>
        <w:t>2</w:t>
      </w:r>
      <w:r w:rsidRPr="00063550">
        <w:rPr>
          <w:sz w:val="20"/>
          <w:szCs w:val="20"/>
          <w:lang w:val="en-US"/>
        </w:rPr>
        <w:t xml:space="preserve"> Swedish Collegium for Advanced Study, </w:t>
      </w:r>
      <w:r w:rsidRPr="00063550">
        <w:rPr>
          <w:sz w:val="20"/>
          <w:szCs w:val="20"/>
          <w:highlight w:val="white"/>
          <w:lang w:val="en-US"/>
        </w:rPr>
        <w:t>Thunbergsvägen 2</w:t>
      </w:r>
      <w:r w:rsidRPr="00063550">
        <w:rPr>
          <w:sz w:val="20"/>
          <w:szCs w:val="20"/>
          <w:lang w:val="en-US"/>
        </w:rPr>
        <w:t>, SE-752 36, Uppsala, Sweden.</w:t>
      </w:r>
    </w:p>
    <w:p w14:paraId="2C91FCA0" w14:textId="77777777" w:rsidR="00664B76" w:rsidRPr="00063550" w:rsidRDefault="00D0720A">
      <w:pPr>
        <w:jc w:val="both"/>
        <w:rPr>
          <w:sz w:val="20"/>
          <w:szCs w:val="20"/>
          <w:lang w:val="en-US"/>
        </w:rPr>
      </w:pPr>
      <w:r w:rsidRPr="00063550">
        <w:rPr>
          <w:sz w:val="20"/>
          <w:szCs w:val="20"/>
          <w:vertAlign w:val="superscript"/>
          <w:lang w:val="en-US"/>
        </w:rPr>
        <w:t>3</w:t>
      </w:r>
      <w:r w:rsidRPr="00063550">
        <w:rPr>
          <w:sz w:val="20"/>
          <w:szCs w:val="20"/>
          <w:lang w:val="en-US"/>
        </w:rPr>
        <w:t xml:space="preserve"> The Butterfly Diversity and Evolution Lab, Institut de Biologia Evolutiva (CSIC-UPF), Barcelona, Spain.</w:t>
      </w:r>
    </w:p>
    <w:p w14:paraId="77953F11" w14:textId="2500E2C3" w:rsidR="00664B76" w:rsidRPr="0067528D" w:rsidRDefault="00D0720A">
      <w:pPr>
        <w:jc w:val="both"/>
        <w:rPr>
          <w:sz w:val="20"/>
          <w:szCs w:val="20"/>
          <w:lang w:val="es-ES"/>
        </w:rPr>
      </w:pPr>
      <w:r w:rsidRPr="0067528D">
        <w:rPr>
          <w:sz w:val="20"/>
          <w:szCs w:val="20"/>
          <w:vertAlign w:val="superscript"/>
          <w:lang w:val="es-ES"/>
        </w:rPr>
        <w:t>4</w:t>
      </w:r>
      <w:r w:rsidRPr="0067528D">
        <w:rPr>
          <w:sz w:val="20"/>
          <w:szCs w:val="20"/>
          <w:lang w:val="es-ES"/>
        </w:rPr>
        <w:t xml:space="preserve"> Institut Botànic de Barcelona (IBB, CSIC</w:t>
      </w:r>
      <w:ins w:id="0" w:author="Gerard Talavera" w:date="2022-03-31T10:30:00Z">
        <w:r w:rsidR="002C765A" w:rsidRPr="0067528D">
          <w:rPr>
            <w:sz w:val="20"/>
            <w:szCs w:val="20"/>
            <w:lang w:val="es-ES"/>
          </w:rPr>
          <w:t>-</w:t>
        </w:r>
        <w:r w:rsidR="002C765A">
          <w:rPr>
            <w:sz w:val="20"/>
            <w:szCs w:val="20"/>
            <w:lang w:val="es-ES"/>
          </w:rPr>
          <w:t>Ajuntament de Barcelona</w:t>
        </w:r>
      </w:ins>
      <w:r w:rsidRPr="0067528D">
        <w:rPr>
          <w:sz w:val="20"/>
          <w:szCs w:val="20"/>
          <w:lang w:val="es-ES"/>
        </w:rPr>
        <w:t>)</w:t>
      </w:r>
      <w:ins w:id="1" w:author="Gerard Talavera" w:date="2022-03-31T10:43:00Z">
        <w:r w:rsidR="00C84DCA">
          <w:rPr>
            <w:sz w:val="20"/>
            <w:szCs w:val="20"/>
            <w:lang w:val="es-ES"/>
          </w:rPr>
          <w:t>,</w:t>
        </w:r>
      </w:ins>
      <w:r w:rsidRPr="0067528D">
        <w:rPr>
          <w:sz w:val="20"/>
          <w:szCs w:val="20"/>
          <w:lang w:val="es-ES"/>
        </w:rPr>
        <w:t xml:space="preserve"> Pg del Migdia s/n, 08038, Barcelona, Catalonia, Spain.</w:t>
      </w:r>
    </w:p>
    <w:p w14:paraId="33A1712D" w14:textId="77777777" w:rsidR="00664B76" w:rsidRPr="0067528D" w:rsidRDefault="00664B76">
      <w:pPr>
        <w:jc w:val="both"/>
        <w:rPr>
          <w:sz w:val="20"/>
          <w:szCs w:val="20"/>
          <w:lang w:val="es-ES"/>
        </w:rPr>
      </w:pPr>
    </w:p>
    <w:p w14:paraId="537FAAE1" w14:textId="77777777" w:rsidR="00664B76" w:rsidRPr="00063550" w:rsidRDefault="00D0720A">
      <w:pPr>
        <w:pStyle w:val="Heading1"/>
        <w:spacing w:line="312" w:lineRule="auto"/>
        <w:rPr>
          <w:lang w:val="en-US"/>
        </w:rPr>
      </w:pPr>
      <w:bookmarkStart w:id="2" w:name="_1fob9te" w:colFirst="0" w:colLast="0"/>
      <w:bookmarkEnd w:id="2"/>
      <w:r w:rsidRPr="00063550">
        <w:rPr>
          <w:lang w:val="en-US"/>
        </w:rPr>
        <w:t>Abstract</w:t>
      </w:r>
    </w:p>
    <w:p w14:paraId="63CB6A47" w14:textId="77777777" w:rsidR="00664B76" w:rsidRPr="00063550" w:rsidRDefault="00D0720A">
      <w:pPr>
        <w:jc w:val="both"/>
        <w:rPr>
          <w:lang w:val="en-US"/>
        </w:rPr>
      </w:pPr>
      <w:r w:rsidRPr="00063550">
        <w:rPr>
          <w:lang w:val="en-US"/>
        </w:rPr>
        <w:t>Gene family expansions and crossing over are two main mechanisms for the generation of novel genetic variants that can be picked up by natural selection. Here, we developed a high-density, pedigree-based linkage map of the painted lady butterfly (</w:t>
      </w:r>
      <w:r w:rsidRPr="00063550">
        <w:rPr>
          <w:i/>
          <w:lang w:val="en-US"/>
        </w:rPr>
        <w:t>Vanessa cardui</w:t>
      </w:r>
      <w:r w:rsidRPr="00063550">
        <w:rPr>
          <w:lang w:val="en-US"/>
        </w:rPr>
        <w:t xml:space="preserve">) - a species famous for long-distance migratory behavior, lack of diapause and </w:t>
      </w:r>
      <w:commentRangeStart w:id="3"/>
      <w:r w:rsidRPr="00063550">
        <w:rPr>
          <w:lang w:val="en-US"/>
        </w:rPr>
        <w:t xml:space="preserve">extreme </w:t>
      </w:r>
      <w:commentRangeEnd w:id="3"/>
      <w:r w:rsidR="00C84DCA">
        <w:rPr>
          <w:rStyle w:val="CommentReference"/>
        </w:rPr>
        <w:commentReference w:id="3"/>
      </w:r>
      <w:r w:rsidRPr="00063550">
        <w:rPr>
          <w:lang w:val="en-US"/>
        </w:rPr>
        <w:t>polyphagy. We also performed detailed annotations of genes and interspersed repetitive elements for a previously developed genome assembly, characterized species-specific gene family expansions and the relationship between recombination rate variation and genomic features. Identified expanded gene families consisted of clusters of tandem duplications with functions associated with protein and fat metabolism, detoxification, and defense against infection - key functions for the painted lady's unique lifestyle. The detailed assessment of recombination rate variation demonstrated a negative association between recombination rate and chromosome size. Moreover, the recombination landscape along the holocentric chromosomes was bimodal. The regional recombination rate was positively associated with the proportion of short interspersed elements (SINEs), but not the other repeat classes, likely a consequence of SINEs hijacking the recombination machinery for proliferation. The detailed genetic map developed here will contribute to the understanding of the mechanisms and evolutionary consequences of recombination rate variation in Lepidoptera in general. We conclude that the structure of the painted lady genome has been shaped by a complex interplay between recombination, gene duplications and TE-activity and that specific gene family expansions have been key for the evolution of long-distance migration and the ability to utilize a wide range of host plants.</w:t>
      </w:r>
    </w:p>
    <w:p w14:paraId="0DB91F41" w14:textId="77777777" w:rsidR="00664B76" w:rsidRPr="00063550" w:rsidRDefault="00664B76">
      <w:pPr>
        <w:spacing w:line="312" w:lineRule="auto"/>
        <w:rPr>
          <w:lang w:val="en-US"/>
        </w:rPr>
      </w:pPr>
    </w:p>
    <w:p w14:paraId="11F0C4F3" w14:textId="77777777" w:rsidR="00664B76" w:rsidRPr="00063550" w:rsidRDefault="00D0720A">
      <w:pPr>
        <w:pStyle w:val="Heading1"/>
        <w:spacing w:line="312" w:lineRule="auto"/>
        <w:rPr>
          <w:color w:val="B7B7B7"/>
          <w:lang w:val="en-US"/>
        </w:rPr>
      </w:pPr>
      <w:bookmarkStart w:id="4" w:name="_nrvuiwohrq08" w:colFirst="0" w:colLast="0"/>
      <w:bookmarkEnd w:id="4"/>
      <w:r w:rsidRPr="00063550">
        <w:rPr>
          <w:lang w:val="en-US"/>
        </w:rPr>
        <w:lastRenderedPageBreak/>
        <w:t>Introduction</w:t>
      </w:r>
    </w:p>
    <w:p w14:paraId="5CC06AED" w14:textId="1323013E" w:rsidR="00664B76" w:rsidRPr="00063550" w:rsidRDefault="00D0720A">
      <w:pPr>
        <w:jc w:val="both"/>
        <w:rPr>
          <w:lang w:val="en-US"/>
        </w:rPr>
      </w:pPr>
      <w:r w:rsidRPr="00063550">
        <w:rPr>
          <w:lang w:val="en-US"/>
        </w:rPr>
        <w:t>The genomic</w:t>
      </w:r>
      <w:del w:id="5" w:author="Roger Vila" w:date="2022-03-29T15:49:00Z">
        <w:r w:rsidRPr="00063550" w:rsidDel="004B4B5A">
          <w:rPr>
            <w:lang w:val="en-US"/>
          </w:rPr>
          <w:delText>s</w:delText>
        </w:r>
      </w:del>
      <w:r w:rsidRPr="00063550">
        <w:rPr>
          <w:lang w:val="en-US"/>
        </w:rPr>
        <w:t xml:space="preserve"> era opens up opportunities for investigating relationships between genotypes and complex phenotypes on a novel level and </w:t>
      </w:r>
      <w:ins w:id="6" w:author="Roger Vila" w:date="2022-03-29T15:50:00Z">
        <w:r w:rsidR="004B4B5A">
          <w:rPr>
            <w:lang w:val="en-US"/>
          </w:rPr>
          <w:t xml:space="preserve">for </w:t>
        </w:r>
      </w:ins>
      <w:r w:rsidRPr="00063550">
        <w:rPr>
          <w:lang w:val="en-US"/>
        </w:rPr>
        <w:t xml:space="preserve">a better understanding of genome evolution. Combinations of different approaches can lead to novel insights into the dynamics of recurring duplications, deletions and other types of structural rearrangements, for example, by assessing molecular mechanisms and evolutionary consequences of gene family expansions and contractions, the activity of selfish genetic elements (e.g. transposable elements, TEs) and recombination rate variation. </w:t>
      </w:r>
    </w:p>
    <w:p w14:paraId="5CD2FF55" w14:textId="77777777" w:rsidR="00664B76" w:rsidRPr="00063550" w:rsidRDefault="00664B76">
      <w:pPr>
        <w:jc w:val="both"/>
        <w:rPr>
          <w:lang w:val="en-US"/>
        </w:rPr>
      </w:pPr>
    </w:p>
    <w:p w14:paraId="259A35AC" w14:textId="77777777" w:rsidR="00664B76" w:rsidRPr="00063550" w:rsidRDefault="00D0720A">
      <w:pPr>
        <w:jc w:val="both"/>
        <w:rPr>
          <w:lang w:val="en-US"/>
        </w:rPr>
      </w:pPr>
      <w:r w:rsidRPr="00063550">
        <w:rPr>
          <w:lang w:val="en-US"/>
        </w:rPr>
        <w:t xml:space="preserve">Gene duplication has since long been recognised as an important mechanism for generating novel genetic material for natural selection to act upon </w:t>
      </w:r>
      <w:hyperlink r:id="rId8">
        <w:r w:rsidRPr="00063550">
          <w:rPr>
            <w:lang w:val="en-US"/>
          </w:rPr>
          <w:t>(Zhang 2003; Henikoff 1997; Ojeda-López et al. 2020)</w:t>
        </w:r>
      </w:hyperlink>
      <w:r w:rsidRPr="00063550">
        <w:rPr>
          <w:lang w:val="en-US"/>
        </w:rPr>
        <w:t xml:space="preserve">, and gene family expansions and contractions are important sources for generation of phenotypic diversity </w:t>
      </w:r>
      <w:hyperlink r:id="rId9">
        <w:r w:rsidRPr="00063550">
          <w:rPr>
            <w:lang w:val="en-US"/>
          </w:rPr>
          <w:t>(Kondrashov 2012; Chen et al. 2013)</w:t>
        </w:r>
      </w:hyperlink>
      <w:r w:rsidRPr="00063550">
        <w:rPr>
          <w:lang w:val="en-US"/>
        </w:rPr>
        <w:t xml:space="preserve">. Comparative approaches, such as orthology analysis, allow for identification of expanding or contracting gene families and annotation of specific orthogroups (i.e. gene sets originating from a single gene copy in the common ancestor of the focal taxa) can aid in the assessment of the functional relevance of gene copy number variation in the evolution of lineage-specific traits. This approach might be beneficial for investigating complex phenotypes, where combined effects of different types of genetic changes likely underlie the trait </w:t>
      </w:r>
      <w:hyperlink r:id="rId10">
        <w:r w:rsidRPr="00063550">
          <w:rPr>
            <w:lang w:val="en-US"/>
          </w:rPr>
          <w:t>(Schwander et al. 2014)</w:t>
        </w:r>
      </w:hyperlink>
      <w:r w:rsidRPr="00063550">
        <w:rPr>
          <w:lang w:val="en-US"/>
        </w:rPr>
        <w:t xml:space="preserve">. Comparative analysis of gene expansion can complement traditional comparative studies of sequence changes in single orthologous genes, especially when comparing more distant taxa. </w:t>
      </w:r>
    </w:p>
    <w:p w14:paraId="2809E080" w14:textId="77777777" w:rsidR="00664B76" w:rsidRPr="00063550" w:rsidRDefault="00664B76">
      <w:pPr>
        <w:spacing w:line="240" w:lineRule="auto"/>
        <w:jc w:val="both"/>
        <w:rPr>
          <w:lang w:val="en-US"/>
        </w:rPr>
      </w:pPr>
    </w:p>
    <w:p w14:paraId="1DF66040" w14:textId="77777777" w:rsidR="00664B76" w:rsidRPr="00063550" w:rsidRDefault="00D0720A">
      <w:pPr>
        <w:jc w:val="both"/>
        <w:rPr>
          <w:lang w:val="en-US"/>
        </w:rPr>
      </w:pPr>
      <w:r w:rsidRPr="00063550">
        <w:rPr>
          <w:lang w:val="en-US"/>
        </w:rPr>
        <w:t xml:space="preserve">Since the spearheading work by McClintock </w:t>
      </w:r>
      <w:hyperlink r:id="rId11">
        <w:r w:rsidRPr="00063550">
          <w:rPr>
            <w:lang w:val="en-US"/>
          </w:rPr>
          <w:t>(McClintock 1956)</w:t>
        </w:r>
      </w:hyperlink>
      <w:r w:rsidRPr="00063550">
        <w:rPr>
          <w:lang w:val="en-US"/>
        </w:rPr>
        <w:t xml:space="preserve">, transposable elements (TEs) have been acknowledged as major contributors to different types of evolutionary change in eukaryotes </w:t>
      </w:r>
      <w:hyperlink r:id="rId12">
        <w:r w:rsidRPr="00063550">
          <w:rPr>
            <w:lang w:val="en-US"/>
          </w:rPr>
          <w:t>(Kazazian 2004; Kidwell and Lisch 1997)</w:t>
        </w:r>
      </w:hyperlink>
      <w:r w:rsidRPr="00063550">
        <w:rPr>
          <w:lang w:val="en-US"/>
        </w:rPr>
        <w:t xml:space="preserve">. Transposable elements are capable of self-replication within the host genome, resulting in the presence of multiple interspersed copies, which in turn can mediate both small scale deletions and duplications and large scale chromosome rearrangements </w:t>
      </w:r>
      <w:hyperlink r:id="rId13">
        <w:r w:rsidRPr="00063550">
          <w:rPr>
            <w:lang w:val="en-US"/>
          </w:rPr>
          <w:t>(Kidwell and Lisch 1997)</w:t>
        </w:r>
      </w:hyperlink>
      <w:r w:rsidRPr="00063550">
        <w:rPr>
          <w:lang w:val="en-US"/>
        </w:rPr>
        <w:t xml:space="preserve">. In addition, TE insertions can affect gene function when regulatory or coding regions are targeted. Although this can sometimes lead to an instant selective advantage </w:t>
      </w:r>
      <w:hyperlink r:id="rId14">
        <w:r w:rsidRPr="00063550">
          <w:rPr>
            <w:lang w:val="en-US"/>
          </w:rPr>
          <w:t>(Van’t Hof et al. 2016)</w:t>
        </w:r>
      </w:hyperlink>
      <w:r w:rsidRPr="00063550">
        <w:rPr>
          <w:lang w:val="en-US"/>
        </w:rPr>
        <w:t xml:space="preserve">, TE propagations predominantly have neutral or deleterious effects on the host </w:t>
      </w:r>
      <w:hyperlink r:id="rId15">
        <w:r w:rsidRPr="00063550">
          <w:rPr>
            <w:lang w:val="en-US"/>
          </w:rPr>
          <w:t>(Hedges and Deininger 2007)</w:t>
        </w:r>
      </w:hyperlink>
      <w:r w:rsidRPr="00063550">
        <w:rPr>
          <w:lang w:val="en-US"/>
        </w:rPr>
        <w:t xml:space="preserve">. The proliferation of TEs in the genome of a host organism can be considered a selfish process since TEs enhance their transmission, a process that leads to the rapid diversification of many eukaryotic genomes </w:t>
      </w:r>
      <w:hyperlink r:id="rId16">
        <w:r w:rsidRPr="00063550">
          <w:rPr>
            <w:lang w:val="en-US"/>
          </w:rPr>
          <w:t>(Wells and Feschotte 2020)</w:t>
        </w:r>
      </w:hyperlink>
      <w:r w:rsidRPr="00063550">
        <w:rPr>
          <w:lang w:val="en-US"/>
        </w:rPr>
        <w:t xml:space="preserve">. In </w:t>
      </w:r>
      <w:r w:rsidRPr="00063550">
        <w:rPr>
          <w:i/>
          <w:lang w:val="en-US"/>
        </w:rPr>
        <w:t>Heliconius</w:t>
      </w:r>
      <w:r w:rsidRPr="00063550">
        <w:rPr>
          <w:lang w:val="en-US"/>
        </w:rPr>
        <w:t xml:space="preserve"> butterflies, TE diversification has likely contributed to the formation of reproductive barriers </w:t>
      </w:r>
      <w:hyperlink r:id="rId17">
        <w:r w:rsidRPr="00063550">
          <w:rPr>
            <w:lang w:val="en-US"/>
          </w:rPr>
          <w:t>(Ray et al. 2019)</w:t>
        </w:r>
      </w:hyperlink>
      <w:r w:rsidRPr="00063550">
        <w:rPr>
          <w:lang w:val="en-US"/>
        </w:rPr>
        <w:t xml:space="preserve">, and in other butterfly lineages, rapid accumulation of TEs has resulted in considerable genome size expansions </w:t>
      </w:r>
      <w:hyperlink r:id="rId18">
        <w:r w:rsidRPr="00063550">
          <w:rPr>
            <w:lang w:val="en-US"/>
          </w:rPr>
          <w:t>(Talla et al. 2017; Podsiadlowski et al. 2021)</w:t>
        </w:r>
      </w:hyperlink>
      <w:r w:rsidRPr="00063550">
        <w:rPr>
          <w:lang w:val="en-US"/>
        </w:rPr>
        <w:t>. Therefore, characterisation of the TE repertoire is key to understanding the microevolutionary dynamics within the genome of a species and the potential effects of TE activity on trait variation within populations and between species.</w:t>
      </w:r>
    </w:p>
    <w:p w14:paraId="0FD7313F" w14:textId="77777777" w:rsidR="00664B76" w:rsidRPr="00063550" w:rsidRDefault="00664B76">
      <w:pPr>
        <w:jc w:val="both"/>
        <w:rPr>
          <w:rFonts w:ascii="Cambria" w:eastAsia="Cambria" w:hAnsi="Cambria" w:cs="Cambria"/>
          <w:lang w:val="en-US"/>
        </w:rPr>
      </w:pPr>
    </w:p>
    <w:p w14:paraId="4D8907FE" w14:textId="77777777" w:rsidR="00664B76" w:rsidRPr="00063550" w:rsidRDefault="00D0720A">
      <w:pPr>
        <w:jc w:val="both"/>
        <w:rPr>
          <w:lang w:val="en-US"/>
        </w:rPr>
      </w:pPr>
      <w:r w:rsidRPr="00063550">
        <w:rPr>
          <w:lang w:val="en-US"/>
        </w:rPr>
        <w:t xml:space="preserve">Besides gene duplication and TE activity, recombination is a process crucial for evolutionary innovation. Meiotic recombination shuffles existing segregating genetic variants, resulting in the generation of novel haplotypes </w:t>
      </w:r>
      <w:hyperlink r:id="rId19">
        <w:r w:rsidRPr="00063550">
          <w:rPr>
            <w:lang w:val="en-US"/>
          </w:rPr>
          <w:t>(Peñalba and Wolf 2020)</w:t>
        </w:r>
      </w:hyperlink>
      <w:r w:rsidRPr="00063550">
        <w:rPr>
          <w:lang w:val="en-US"/>
        </w:rPr>
        <w:t xml:space="preserve">. Recombination also influences selection </w:t>
      </w:r>
      <w:r w:rsidRPr="00063550">
        <w:rPr>
          <w:lang w:val="en-US"/>
        </w:rPr>
        <w:lastRenderedPageBreak/>
        <w:t xml:space="preserve">efficiency by directly preventing the accumulation of deleterious alleles (Müller's ratchet) and breaking the physical linkage between mutations with different selective effects (Hill-Robertson effects). The rate of recombination can vary on different scales. Of particular interest for population genetic processes is the variation in recombination rate between different genomic regions. Such spatial variation in the recombination rate has been observed in many different organisms </w:t>
      </w:r>
      <w:hyperlink r:id="rId20">
        <w:r w:rsidRPr="00063550">
          <w:rPr>
            <w:lang w:val="en-US"/>
          </w:rPr>
          <w:t>(Stapley et al. 2017; Tiley and Burleigh 2015)</w:t>
        </w:r>
      </w:hyperlink>
      <w:r w:rsidRPr="00063550">
        <w:rPr>
          <w:lang w:val="en-US"/>
        </w:rPr>
        <w:t xml:space="preserve">. However, besides detailed recombination maps in the butterfly genus </w:t>
      </w:r>
      <w:r w:rsidRPr="00063550">
        <w:rPr>
          <w:i/>
          <w:lang w:val="en-US"/>
        </w:rPr>
        <w:t>Heliconius</w:t>
      </w:r>
      <w:r w:rsidRPr="00063550">
        <w:rPr>
          <w:lang w:val="en-US"/>
        </w:rPr>
        <w:t xml:space="preserve"> </w:t>
      </w:r>
      <w:hyperlink r:id="rId21">
        <w:r w:rsidRPr="00063550">
          <w:rPr>
            <w:lang w:val="en-US"/>
          </w:rPr>
          <w:t>(Martin et al. 2019)</w:t>
        </w:r>
      </w:hyperlink>
      <w:r w:rsidRPr="00063550">
        <w:rPr>
          <w:lang w:val="en-US"/>
        </w:rPr>
        <w:t xml:space="preserve">, little is known about how the rate of recombination rate varies across chromosome regions in Lepidoptera and how recombination is associated with different genomic features </w:t>
      </w:r>
      <w:hyperlink r:id="rId22">
        <w:r w:rsidRPr="00063550">
          <w:rPr>
            <w:lang w:val="en-US"/>
          </w:rPr>
          <w:t>(Haenel et al. 2018; Talla et al. 2019)</w:t>
        </w:r>
      </w:hyperlink>
      <w:r w:rsidRPr="00063550">
        <w:rPr>
          <w:lang w:val="en-US"/>
        </w:rPr>
        <w:t>.</w:t>
      </w:r>
    </w:p>
    <w:p w14:paraId="1D046767" w14:textId="77777777" w:rsidR="00664B76" w:rsidRPr="00063550" w:rsidRDefault="00664B76">
      <w:pPr>
        <w:jc w:val="both"/>
        <w:rPr>
          <w:lang w:val="en-US"/>
        </w:rPr>
      </w:pPr>
    </w:p>
    <w:p w14:paraId="4CFFA2E0" w14:textId="7A1FC5E1" w:rsidR="00664B76" w:rsidRPr="00063550" w:rsidRDefault="00D0720A">
      <w:pPr>
        <w:jc w:val="both"/>
        <w:rPr>
          <w:lang w:val="en-US"/>
        </w:rPr>
      </w:pPr>
      <w:r w:rsidRPr="00063550">
        <w:rPr>
          <w:lang w:val="en-US"/>
        </w:rPr>
        <w:t>As indicated above, incorporating</w:t>
      </w:r>
      <w:r w:rsidRPr="00063550">
        <w:rPr>
          <w:color w:val="0E101A"/>
          <w:lang w:val="en-US"/>
        </w:rPr>
        <w:t xml:space="preserve"> different approaches is essential for studying the genetic underpinnings of complex phenotypes and the mechanisms governing microevolutionary processes. The painted lady, </w:t>
      </w:r>
      <w:r w:rsidRPr="00063550">
        <w:rPr>
          <w:i/>
          <w:color w:val="0E101A"/>
          <w:lang w:val="en-US"/>
        </w:rPr>
        <w:t>Vanessa cardui</w:t>
      </w:r>
      <w:r w:rsidRPr="00063550">
        <w:rPr>
          <w:color w:val="0E101A"/>
          <w:lang w:val="en-US"/>
        </w:rPr>
        <w:t xml:space="preserve">, represents a key study system for a wide array of evolutionary studies. It is the most cosmopolitan of all butterfly species </w:t>
      </w:r>
      <w:hyperlink r:id="rId23">
        <w:r w:rsidRPr="00063550">
          <w:rPr>
            <w:lang w:val="en-US"/>
          </w:rPr>
          <w:t>(Talavera et al. 2018)</w:t>
        </w:r>
      </w:hyperlink>
      <w:r w:rsidRPr="00063550">
        <w:rPr>
          <w:color w:val="0E101A"/>
          <w:lang w:val="en-US"/>
        </w:rPr>
        <w:t xml:space="preserve">, and its migratory behavior includes a diverse repertoire of distinct phenotypes. In general, </w:t>
      </w:r>
      <w:commentRangeStart w:id="7"/>
      <w:r w:rsidRPr="00063550">
        <w:rPr>
          <w:color w:val="0E101A"/>
          <w:lang w:val="en-US"/>
        </w:rPr>
        <w:t xml:space="preserve">strictly </w:t>
      </w:r>
      <w:commentRangeEnd w:id="7"/>
      <w:r w:rsidR="002F7A85">
        <w:rPr>
          <w:rStyle w:val="CommentReference"/>
        </w:rPr>
        <w:commentReference w:id="7"/>
      </w:r>
      <w:r w:rsidRPr="00063550">
        <w:rPr>
          <w:color w:val="0E101A"/>
          <w:lang w:val="en-US"/>
        </w:rPr>
        <w:t xml:space="preserve">migratory butterfly species need to sustain long-distance flight and have well developed navigational abilities </w:t>
      </w:r>
      <w:commentRangeStart w:id="8"/>
      <w:r w:rsidR="002C765A">
        <w:fldChar w:fldCharType="begin"/>
      </w:r>
      <w:r w:rsidR="002C765A">
        <w:instrText xml:space="preserve"> HYPERLINK "https://www.zotero.org/google-docs/?I9P72U" \h </w:instrText>
      </w:r>
      <w:r w:rsidR="002C765A">
        <w:fldChar w:fldCharType="separate"/>
      </w:r>
      <w:r w:rsidRPr="00063550">
        <w:rPr>
          <w:lang w:val="en-US"/>
        </w:rPr>
        <w:t>(Stefanescu et al. 2016)</w:t>
      </w:r>
      <w:r w:rsidR="002C765A">
        <w:rPr>
          <w:lang w:val="en-US"/>
        </w:rPr>
        <w:fldChar w:fldCharType="end"/>
      </w:r>
      <w:commentRangeEnd w:id="8"/>
      <w:r w:rsidR="00DF618B">
        <w:rPr>
          <w:rStyle w:val="CommentReference"/>
        </w:rPr>
        <w:commentReference w:id="8"/>
      </w:r>
      <w:r w:rsidRPr="00063550">
        <w:rPr>
          <w:color w:val="0E101A"/>
          <w:lang w:val="en-US"/>
        </w:rPr>
        <w:t xml:space="preserve">. Therefore, traits related to energy metabolism, sensory reception and the flight machinery likely have been under strong directional selection. </w:t>
      </w:r>
      <w:commentRangeStart w:id="9"/>
      <w:r w:rsidRPr="00063550">
        <w:rPr>
          <w:color w:val="0E101A"/>
          <w:lang w:val="en-US"/>
        </w:rPr>
        <w:t>In contrast</w:t>
      </w:r>
      <w:commentRangeEnd w:id="9"/>
      <w:r w:rsidR="00825ADE">
        <w:rPr>
          <w:rStyle w:val="CommentReference"/>
        </w:rPr>
        <w:commentReference w:id="9"/>
      </w:r>
      <w:r w:rsidRPr="00063550">
        <w:rPr>
          <w:color w:val="0E101A"/>
          <w:lang w:val="en-US"/>
        </w:rPr>
        <w:t xml:space="preserve"> to many other migratory butterfly species, </w:t>
      </w:r>
      <w:commentRangeStart w:id="10"/>
      <w:r w:rsidRPr="00063550">
        <w:rPr>
          <w:color w:val="0E101A"/>
          <w:lang w:val="en-US"/>
        </w:rPr>
        <w:t xml:space="preserve">painted lady </w:t>
      </w:r>
      <w:commentRangeEnd w:id="10"/>
      <w:r w:rsidR="00825ADE">
        <w:rPr>
          <w:rStyle w:val="CommentReference"/>
        </w:rPr>
        <w:commentReference w:id="10"/>
      </w:r>
      <w:r w:rsidRPr="00063550">
        <w:rPr>
          <w:color w:val="0E101A"/>
          <w:lang w:val="en-US"/>
        </w:rPr>
        <w:t xml:space="preserve">is a non-diapausing, multigenerational migrant, with an annual migratory circuit covering areas with extreme environmental heterogeneity </w:t>
      </w:r>
      <w:commentRangeStart w:id="11"/>
      <w:r w:rsidR="002C765A">
        <w:fldChar w:fldCharType="begin"/>
      </w:r>
      <w:r w:rsidR="002C765A">
        <w:instrText xml:space="preserve"> HYPERLINK "https://www.zotero.org/google-docs/?X1ljWn" \h </w:instrText>
      </w:r>
      <w:r w:rsidR="002C765A">
        <w:fldChar w:fldCharType="separate"/>
      </w:r>
      <w:r w:rsidRPr="00063550">
        <w:rPr>
          <w:lang w:val="en-US"/>
        </w:rPr>
        <w:t>(Talavera and Vila 2016</w:t>
      </w:r>
      <w:ins w:id="12" w:author="Gerard Talavera" w:date="2022-03-31T16:56:00Z">
        <w:r w:rsidR="005F4270">
          <w:rPr>
            <w:lang w:val="en-US"/>
          </w:rPr>
          <w:t>;</w:t>
        </w:r>
      </w:ins>
      <w:ins w:id="13" w:author="Gerard Talavera" w:date="2022-03-31T11:31:00Z">
        <w:r w:rsidR="00825ADE">
          <w:rPr>
            <w:lang w:val="en-US"/>
          </w:rPr>
          <w:t xml:space="preserve"> </w:t>
        </w:r>
        <w:r w:rsidR="00825ADE">
          <w:rPr>
            <w:lang w:val="en-US"/>
          </w:rPr>
          <w:t>M</w:t>
        </w:r>
        <w:r w:rsidR="00825ADE">
          <w:rPr>
            <w:lang w:val="en-US"/>
          </w:rPr>
          <w:t>enchetti et al. 2018</w:t>
        </w:r>
      </w:ins>
      <w:r w:rsidRPr="00063550">
        <w:rPr>
          <w:lang w:val="en-US"/>
        </w:rPr>
        <w:t>)</w:t>
      </w:r>
      <w:r w:rsidR="002C765A">
        <w:rPr>
          <w:lang w:val="en-US"/>
        </w:rPr>
        <w:fldChar w:fldCharType="end"/>
      </w:r>
      <w:commentRangeEnd w:id="11"/>
      <w:r w:rsidR="00825ADE">
        <w:rPr>
          <w:rStyle w:val="CommentReference"/>
        </w:rPr>
        <w:commentReference w:id="11"/>
      </w:r>
      <w:r w:rsidRPr="00063550">
        <w:rPr>
          <w:color w:val="0E101A"/>
          <w:lang w:val="en-US"/>
        </w:rPr>
        <w:t xml:space="preserve">. Despite the high risks associated with such a migratory lifestyle, painted ladies have successfully colonized almost all continents, and the species harbors high levels of genetic diversity, indicating a large effective population size </w:t>
      </w:r>
      <w:r w:rsidR="002C765A">
        <w:fldChar w:fldCharType="begin"/>
      </w:r>
      <w:r w:rsidR="002C765A">
        <w:instrText xml:space="preserve"> HYPERLINK "https://www.zotero.org/google-docs/?774fWo" \h </w:instrText>
      </w:r>
      <w:r w:rsidR="002C765A">
        <w:fldChar w:fldCharType="separate"/>
      </w:r>
      <w:r w:rsidRPr="00063550">
        <w:rPr>
          <w:lang w:val="en-US"/>
        </w:rPr>
        <w:t>(Garc</w:t>
      </w:r>
      <w:ins w:id="14" w:author="Gerard Talavera" w:date="2022-03-31T11:33:00Z">
        <w:r w:rsidR="00825ADE">
          <w:rPr>
            <w:lang w:val="en-US"/>
          </w:rPr>
          <w:t>í</w:t>
        </w:r>
      </w:ins>
      <w:del w:id="15" w:author="Gerard Talavera" w:date="2022-03-31T11:33:00Z">
        <w:r w:rsidRPr="00063550" w:rsidDel="00825ADE">
          <w:rPr>
            <w:lang w:val="en-US"/>
          </w:rPr>
          <w:delText>i</w:delText>
        </w:r>
      </w:del>
      <w:r w:rsidRPr="00063550">
        <w:rPr>
          <w:lang w:val="en-US"/>
        </w:rPr>
        <w:t>a-Berro et al. in prep)</w:t>
      </w:r>
      <w:r w:rsidR="002C765A">
        <w:rPr>
          <w:lang w:val="en-US"/>
        </w:rPr>
        <w:fldChar w:fldCharType="end"/>
      </w:r>
      <w:r w:rsidRPr="00063550">
        <w:rPr>
          <w:color w:val="0E101A"/>
          <w:lang w:val="en-US"/>
        </w:rPr>
        <w:t xml:space="preserve">. This is, at least partly, probably a consequence of the species’ ability to utilize an unusually wide range of </w:t>
      </w:r>
      <w:ins w:id="16" w:author="Gerard Talavera" w:date="2022-03-31T11:25:00Z">
        <w:r w:rsidR="00DF618B">
          <w:rPr>
            <w:color w:val="0E101A"/>
            <w:lang w:val="en-US"/>
          </w:rPr>
          <w:t xml:space="preserve">larval </w:t>
        </w:r>
      </w:ins>
      <w:r w:rsidRPr="00063550">
        <w:rPr>
          <w:color w:val="0E101A"/>
          <w:lang w:val="en-US"/>
        </w:rPr>
        <w:t>host plants</w:t>
      </w:r>
      <w:ins w:id="17" w:author="Gerard Talavera" w:date="2022-03-31T11:26:00Z">
        <w:r w:rsidR="00DF618B">
          <w:rPr>
            <w:color w:val="0E101A"/>
            <w:lang w:val="en-US"/>
          </w:rPr>
          <w:t xml:space="preserve"> </w:t>
        </w:r>
      </w:ins>
      <w:ins w:id="18" w:author="Gerard Talavera" w:date="2022-03-31T11:29:00Z">
        <w:r w:rsidR="00071A50">
          <w:rPr>
            <w:color w:val="0E101A"/>
            <w:lang w:val="en-US"/>
          </w:rPr>
          <w:t>from</w:t>
        </w:r>
      </w:ins>
      <w:ins w:id="19" w:author="Gerard Talavera" w:date="2022-03-31T11:26:00Z">
        <w:r w:rsidR="00DF618B">
          <w:rPr>
            <w:color w:val="0E101A"/>
            <w:lang w:val="en-US"/>
          </w:rPr>
          <w:t xml:space="preserve"> multiple families</w:t>
        </w:r>
      </w:ins>
      <w:r w:rsidRPr="00063550">
        <w:rPr>
          <w:color w:val="0E101A"/>
          <w:lang w:val="en-US"/>
        </w:rPr>
        <w:t xml:space="preserve"> </w:t>
      </w:r>
      <w:commentRangeStart w:id="20"/>
      <w:r w:rsidR="002C765A">
        <w:fldChar w:fldCharType="begin"/>
      </w:r>
      <w:r w:rsidR="002C765A">
        <w:instrText xml:space="preserve"> HYPERLINK "https://www.zotero.org/google-docs/?qnY6b9" \h </w:instrText>
      </w:r>
      <w:r w:rsidR="002C765A">
        <w:fldChar w:fldCharType="separate"/>
      </w:r>
      <w:r w:rsidRPr="00063550">
        <w:rPr>
          <w:lang w:val="en-US"/>
        </w:rPr>
        <w:t>(</w:t>
      </w:r>
      <w:del w:id="21" w:author="Gerard Talavera" w:date="2022-03-31T16:54:00Z">
        <w:r w:rsidRPr="00063550" w:rsidDel="005F4270">
          <w:rPr>
            <w:lang w:val="en-US"/>
          </w:rPr>
          <w:delText>S</w:delText>
        </w:r>
        <w:r w:rsidRPr="00063550" w:rsidDel="005F4270">
          <w:rPr>
            <w:lang w:val="en-US"/>
          </w:rPr>
          <w:delText>tefanescu et al. 2</w:delText>
        </w:r>
        <w:r w:rsidRPr="00063550" w:rsidDel="005F4270">
          <w:rPr>
            <w:lang w:val="en-US"/>
          </w:rPr>
          <w:delText>0</w:delText>
        </w:r>
        <w:r w:rsidRPr="00063550" w:rsidDel="005F4270">
          <w:rPr>
            <w:lang w:val="en-US"/>
          </w:rPr>
          <w:delText>16;</w:delText>
        </w:r>
      </w:del>
      <w:r w:rsidRPr="00063550">
        <w:rPr>
          <w:lang w:val="en-US"/>
        </w:rPr>
        <w:t xml:space="preserve"> </w:t>
      </w:r>
      <w:ins w:id="22" w:author="Gerard Talavera" w:date="2022-03-31T16:55:00Z">
        <w:r w:rsidR="005F4270">
          <w:rPr>
            <w:lang w:val="en-US"/>
          </w:rPr>
          <w:t xml:space="preserve">Ackery 1988; </w:t>
        </w:r>
      </w:ins>
      <w:r w:rsidRPr="00063550">
        <w:rPr>
          <w:lang w:val="en-US"/>
        </w:rPr>
        <w:t>Celorio-Mancera et al. 2016)</w:t>
      </w:r>
      <w:r w:rsidR="002C765A">
        <w:rPr>
          <w:lang w:val="en-US"/>
        </w:rPr>
        <w:fldChar w:fldCharType="end"/>
      </w:r>
      <w:commentRangeEnd w:id="20"/>
      <w:r w:rsidR="00071A50">
        <w:rPr>
          <w:rStyle w:val="CommentReference"/>
        </w:rPr>
        <w:commentReference w:id="20"/>
      </w:r>
      <w:r w:rsidRPr="00063550">
        <w:rPr>
          <w:color w:val="0E101A"/>
          <w:lang w:val="en-US"/>
        </w:rPr>
        <w:t xml:space="preserve">. Until the era of high-throughput sequencing, the possibilities to gain insights into how the migratory and generalist lifestyle has been manifested at the level of the genome have been limited: genetic basis of migratory behavior </w:t>
      </w:r>
      <w:ins w:id="23" w:author="Gerard Talavera" w:date="2022-03-31T16:54:00Z">
        <w:r w:rsidR="008B4187">
          <w:rPr>
            <w:color w:val="0E101A"/>
            <w:lang w:val="en-US"/>
          </w:rPr>
          <w:t xml:space="preserve">in insects </w:t>
        </w:r>
      </w:ins>
      <w:r w:rsidRPr="00063550">
        <w:rPr>
          <w:color w:val="0E101A"/>
          <w:lang w:val="en-US"/>
        </w:rPr>
        <w:t xml:space="preserve">only has been investigated in a few model species (e.g. the monarch butterfly) so far </w:t>
      </w:r>
      <w:hyperlink r:id="rId24">
        <w:r w:rsidRPr="00063550">
          <w:rPr>
            <w:lang w:val="en-US"/>
          </w:rPr>
          <w:t>(Merlin and Liedvogel 2019)</w:t>
        </w:r>
      </w:hyperlink>
      <w:r w:rsidRPr="00063550">
        <w:rPr>
          <w:color w:val="0E101A"/>
          <w:lang w:val="en-US"/>
        </w:rPr>
        <w:t>.</w:t>
      </w:r>
    </w:p>
    <w:p w14:paraId="061837A8" w14:textId="77777777" w:rsidR="00664B76" w:rsidRPr="00063550" w:rsidRDefault="00664B76">
      <w:pPr>
        <w:jc w:val="both"/>
        <w:rPr>
          <w:lang w:val="en-US"/>
        </w:rPr>
      </w:pPr>
    </w:p>
    <w:p w14:paraId="6A1BD80F" w14:textId="6504E14A" w:rsidR="00664B76" w:rsidRPr="00063550" w:rsidRDefault="00D0720A">
      <w:pPr>
        <w:jc w:val="both"/>
        <w:rPr>
          <w:lang w:val="en-US"/>
        </w:rPr>
      </w:pPr>
      <w:r w:rsidRPr="00063550">
        <w:rPr>
          <w:lang w:val="en-US"/>
        </w:rPr>
        <w:t xml:space="preserve">A key step for genomic analyses is the development of a high-contiguity genome assembly of the focal species together with a thorough genome annotation. A powerful method to generate a chromosome level physical assembly and ensure its spatial correctness is a construction of a linkage map. In this study, we present the first detailed linkage map of the </w:t>
      </w:r>
      <w:r w:rsidRPr="00063550">
        <w:rPr>
          <w:color w:val="0E101A"/>
          <w:lang w:val="en-US"/>
        </w:rPr>
        <w:t xml:space="preserve">painted lady </w:t>
      </w:r>
      <w:r w:rsidRPr="00063550">
        <w:rPr>
          <w:lang w:val="en-US"/>
        </w:rPr>
        <w:t>and verify scaffolds from a previously available genome assembly based on long-read sequencing technology (Darwin Tree of Life project [DToL]; https://github.com/darwintreeoflife/darwintreeoflife.data/blob/master/species/Vanessa_cardui/Vanessa_cardui.md). We use the genome annotation and linkage information to quantify lineage-specific patterns of gene family evolution, relative TE abundance and how the regional recombination rate variation is associated with genomic features in the painted lady. Our analy</w:t>
      </w:r>
      <w:ins w:id="24" w:author="Roger Vila" w:date="2022-03-29T17:44:00Z">
        <w:r w:rsidR="00290352">
          <w:rPr>
            <w:lang w:val="en-US"/>
          </w:rPr>
          <w:t>s</w:t>
        </w:r>
      </w:ins>
      <w:del w:id="25" w:author="Roger Vila" w:date="2022-03-29T17:44:00Z">
        <w:r w:rsidRPr="00063550" w:rsidDel="00290352">
          <w:rPr>
            <w:lang w:val="en-US"/>
          </w:rPr>
          <w:delText>z</w:delText>
        </w:r>
      </w:del>
      <w:r w:rsidRPr="00063550">
        <w:rPr>
          <w:lang w:val="en-US"/>
        </w:rPr>
        <w:t xml:space="preserve">es complement earlier efforts to establish genomic tools for this species </w:t>
      </w:r>
      <w:hyperlink r:id="rId25">
        <w:r w:rsidRPr="00063550">
          <w:rPr>
            <w:lang w:val="en-US"/>
          </w:rPr>
          <w:t>(Zhang et al. 2021; Connahs et al. 2016)</w:t>
        </w:r>
      </w:hyperlink>
      <w:r w:rsidRPr="00063550">
        <w:rPr>
          <w:lang w:val="en-US"/>
        </w:rPr>
        <w:t xml:space="preserve"> and give novel insights into the overall genome structure, recombination rate variation and lineage-specific gene family expansions in this species</w:t>
      </w:r>
      <w:ins w:id="26" w:author="Roger Vila" w:date="2022-03-29T17:46:00Z">
        <w:r w:rsidR="00290352">
          <w:rPr>
            <w:lang w:val="en-US"/>
          </w:rPr>
          <w:t>. The results</w:t>
        </w:r>
      </w:ins>
      <w:del w:id="27" w:author="Roger Vila" w:date="2022-03-29T17:46:00Z">
        <w:r w:rsidRPr="00063550" w:rsidDel="00290352">
          <w:rPr>
            <w:lang w:val="en-US"/>
          </w:rPr>
          <w:delText>, information that</w:delText>
        </w:r>
      </w:del>
      <w:r w:rsidRPr="00063550">
        <w:rPr>
          <w:lang w:val="en-US"/>
        </w:rPr>
        <w:t xml:space="preserve"> inform</w:t>
      </w:r>
      <w:del w:id="28" w:author="Roger Vila" w:date="2022-03-29T17:46:00Z">
        <w:r w:rsidRPr="00063550" w:rsidDel="00290352">
          <w:rPr>
            <w:lang w:val="en-US"/>
          </w:rPr>
          <w:delText>s</w:delText>
        </w:r>
      </w:del>
      <w:r w:rsidRPr="00063550">
        <w:rPr>
          <w:lang w:val="en-US"/>
        </w:rPr>
        <w:t xml:space="preserve"> on the molecular </w:t>
      </w:r>
      <w:r w:rsidRPr="00063550">
        <w:rPr>
          <w:lang w:val="en-US"/>
        </w:rPr>
        <w:lastRenderedPageBreak/>
        <w:t xml:space="preserve">mechanisms underlying genome evolution in butterflies in general and </w:t>
      </w:r>
      <w:ins w:id="29" w:author="Roger Vila" w:date="2022-03-29T17:46:00Z">
        <w:r w:rsidR="00290352">
          <w:rPr>
            <w:lang w:val="en-US"/>
          </w:rPr>
          <w:t xml:space="preserve">on </w:t>
        </w:r>
      </w:ins>
      <w:r w:rsidRPr="00063550">
        <w:rPr>
          <w:lang w:val="en-US"/>
        </w:rPr>
        <w:t xml:space="preserve">the formation of the complex migratory phenotype and </w:t>
      </w:r>
      <w:del w:id="30" w:author="Gerard Talavera" w:date="2022-03-31T17:24:00Z">
        <w:r w:rsidRPr="00063550" w:rsidDel="005D6BE1">
          <w:rPr>
            <w:lang w:val="en-US"/>
          </w:rPr>
          <w:delText xml:space="preserve">extreme </w:delText>
        </w:r>
      </w:del>
      <w:r w:rsidRPr="00063550">
        <w:rPr>
          <w:lang w:val="en-US"/>
        </w:rPr>
        <w:t xml:space="preserve">generalist lifestyle of </w:t>
      </w:r>
      <w:r w:rsidRPr="00063550">
        <w:rPr>
          <w:color w:val="0E101A"/>
          <w:lang w:val="en-US"/>
        </w:rPr>
        <w:t>the painted lady</w:t>
      </w:r>
      <w:r w:rsidRPr="00063550">
        <w:rPr>
          <w:i/>
          <w:color w:val="0E101A"/>
          <w:lang w:val="en-US"/>
        </w:rPr>
        <w:t xml:space="preserve"> </w:t>
      </w:r>
      <w:r w:rsidRPr="00063550">
        <w:rPr>
          <w:lang w:val="en-US"/>
        </w:rPr>
        <w:t>in particular.</w:t>
      </w:r>
    </w:p>
    <w:p w14:paraId="493CA1D9" w14:textId="77777777" w:rsidR="00664B76" w:rsidRPr="00063550" w:rsidRDefault="00664B76">
      <w:pPr>
        <w:jc w:val="both"/>
        <w:rPr>
          <w:lang w:val="en-US"/>
        </w:rPr>
      </w:pPr>
    </w:p>
    <w:p w14:paraId="3619D8F9" w14:textId="77777777" w:rsidR="00664B76" w:rsidRPr="00063550" w:rsidRDefault="00D0720A">
      <w:pPr>
        <w:pStyle w:val="Heading1"/>
        <w:spacing w:line="312" w:lineRule="auto"/>
        <w:rPr>
          <w:lang w:val="en-US"/>
        </w:rPr>
      </w:pPr>
      <w:bookmarkStart w:id="31" w:name="_3znysh7" w:colFirst="0" w:colLast="0"/>
      <w:bookmarkEnd w:id="31"/>
      <w:r w:rsidRPr="00063550">
        <w:rPr>
          <w:lang w:val="en-US"/>
        </w:rPr>
        <w:t>Results</w:t>
      </w:r>
    </w:p>
    <w:p w14:paraId="18A5ABD1" w14:textId="77777777" w:rsidR="00664B76" w:rsidRPr="00063550" w:rsidRDefault="00D0720A">
      <w:pPr>
        <w:pStyle w:val="Heading2"/>
        <w:widowControl w:val="0"/>
        <w:spacing w:before="400" w:line="312" w:lineRule="auto"/>
        <w:rPr>
          <w:lang w:val="en-US"/>
        </w:rPr>
      </w:pPr>
      <w:bookmarkStart w:id="32" w:name="_2et92p0" w:colFirst="0" w:colLast="0"/>
      <w:bookmarkEnd w:id="32"/>
      <w:r w:rsidRPr="00063550">
        <w:rPr>
          <w:lang w:val="en-US"/>
        </w:rPr>
        <w:t>Linkage map and genome annotation</w:t>
      </w:r>
    </w:p>
    <w:p w14:paraId="26BD1EDC" w14:textId="2F2C0D35" w:rsidR="00664B76" w:rsidRPr="00063550" w:rsidRDefault="00D0720A">
      <w:pPr>
        <w:jc w:val="both"/>
        <w:rPr>
          <w:lang w:val="en-US"/>
        </w:rPr>
      </w:pPr>
      <w:r w:rsidRPr="00063550">
        <w:rPr>
          <w:lang w:val="en-US"/>
        </w:rPr>
        <w:t>To verify the chromosome level assembly and to get access to detailed recombination rate data, we constructed a pedigree-based linkage map. The total distance of the linkage map was 1,516 centiMorgan (cM) and contained 1,323 markers. When anchored on the 424 Mb physical assembly, the average marker density was 3.09 markers / Mb. The genome assembly was highly collinear with the marker order in the linkage map (Pearson’s correlation coefficient; R 0.91-1.00, p-value &lt; 1.00*10</w:t>
      </w:r>
      <w:r w:rsidRPr="00063550">
        <w:rPr>
          <w:vertAlign w:val="superscript"/>
          <w:lang w:val="en-US"/>
        </w:rPr>
        <w:t>-04</w:t>
      </w:r>
      <w:r w:rsidRPr="00063550">
        <w:rPr>
          <w:lang w:val="en-US"/>
        </w:rPr>
        <w:t>, Figure S1) and consisted of 30 autosomes and the sex chromosomes Z and W. The high collinearity between linkage groups and assembled scaffolds, the large scaffold N50 (14.6 Mb) and high BUSCO scores (97% complete arthropod genes) confirm that the scaffolds in the assembly essentially represent complete chromosomes that could be used for accurate characterization of genomic features and quantification of regional recombination rate estimates</w:t>
      </w:r>
      <w:ins w:id="33" w:author="Gerard Talavera" w:date="2022-03-31T17:37:00Z">
        <w:r w:rsidR="00207996">
          <w:rPr>
            <w:lang w:val="en-US"/>
          </w:rPr>
          <w:t>.</w:t>
        </w:r>
      </w:ins>
    </w:p>
    <w:p w14:paraId="40559EA9" w14:textId="77777777" w:rsidR="00664B76" w:rsidRPr="00063550" w:rsidRDefault="00664B76">
      <w:pPr>
        <w:jc w:val="both"/>
        <w:rPr>
          <w:lang w:val="en-US"/>
        </w:rPr>
      </w:pPr>
    </w:p>
    <w:p w14:paraId="2FB490D6" w14:textId="77777777" w:rsidR="00664B76" w:rsidRPr="00063550" w:rsidRDefault="00D0720A">
      <w:pPr>
        <w:jc w:val="both"/>
        <w:rPr>
          <w:sz w:val="20"/>
          <w:szCs w:val="20"/>
          <w:lang w:val="en-US"/>
        </w:rPr>
      </w:pPr>
      <w:r w:rsidRPr="00063550">
        <w:rPr>
          <w:lang w:val="en-US"/>
        </w:rPr>
        <w:t>In total, TEs constituted</w:t>
      </w:r>
      <w:r w:rsidRPr="00063550">
        <w:rPr>
          <w:color w:val="CC0000"/>
          <w:lang w:val="en-US"/>
        </w:rPr>
        <w:t xml:space="preserve"> </w:t>
      </w:r>
      <w:r w:rsidRPr="00063550">
        <w:rPr>
          <w:lang w:val="en-US"/>
        </w:rPr>
        <w:t xml:space="preserve">&gt; 150 Mb (37.40%) of the assembly and LINEs and SINE were the most abundant of the repeat classes that could be categorized (Table 1). After automatic annotation and subsequent manual curation, </w:t>
      </w:r>
      <w:r w:rsidRPr="00063550">
        <w:rPr>
          <w:color w:val="0E101A"/>
          <w:lang w:val="en-US"/>
        </w:rPr>
        <w:t>13,161</w:t>
      </w:r>
      <w:r w:rsidRPr="00063550">
        <w:rPr>
          <w:lang w:val="en-US"/>
        </w:rPr>
        <w:t xml:space="preserve"> protein-coding genes were identified (including 89.90% BUSCO genes), of which 12,209 had functional annotation information (Table 1). Visual inspection of the spatial distribution of genes and TEs along chromosomes revealed rather similar distributions of repeat classes between autosomes and the Z-chromosome, but also an observable excess of repeats on smaller autosomes and a striking difference in repeat composition and gene density on the W-chromosome (Figure 1).</w:t>
      </w:r>
    </w:p>
    <w:p w14:paraId="3D253A9C" w14:textId="77777777" w:rsidR="00664B76" w:rsidRPr="00063550" w:rsidRDefault="00D0720A">
      <w:pPr>
        <w:widowControl w:val="0"/>
        <w:spacing w:before="400" w:line="312" w:lineRule="auto"/>
        <w:rPr>
          <w:sz w:val="20"/>
          <w:szCs w:val="20"/>
          <w:lang w:val="en-US"/>
        </w:rPr>
      </w:pPr>
      <w:r w:rsidRPr="00063550">
        <w:rPr>
          <w:sz w:val="20"/>
          <w:szCs w:val="20"/>
          <w:lang w:val="en-US"/>
        </w:rPr>
        <w:t>Table 1. Linkage map, genome assembly and annotation statistics.</w:t>
      </w:r>
      <w:r w:rsidRPr="00063550">
        <w:rPr>
          <w:sz w:val="20"/>
          <w:szCs w:val="20"/>
          <w:lang w:val="en-US"/>
        </w:rPr>
        <w:br/>
      </w:r>
    </w:p>
    <w:tbl>
      <w:tblPr>
        <w:tblStyle w:val="a"/>
        <w:tblW w:w="8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30"/>
        <w:gridCol w:w="5835"/>
        <w:gridCol w:w="2055"/>
      </w:tblGrid>
      <w:tr w:rsidR="00664B76" w:rsidRPr="00063550" w14:paraId="0B62BAE1"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14:paraId="5846367B" w14:textId="77777777" w:rsidR="00664B76" w:rsidRPr="00063550" w:rsidRDefault="00D0720A">
            <w:pPr>
              <w:spacing w:line="240" w:lineRule="auto"/>
              <w:rPr>
                <w:b/>
                <w:sz w:val="20"/>
                <w:szCs w:val="20"/>
                <w:lang w:val="en-US"/>
              </w:rPr>
            </w:pPr>
            <w:r w:rsidRPr="00063550">
              <w:rPr>
                <w:b/>
                <w:sz w:val="20"/>
                <w:szCs w:val="20"/>
                <w:lang w:val="en-US"/>
              </w:rPr>
              <w:t>Linkage map</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18A4F549" w14:textId="77777777" w:rsidR="00664B76" w:rsidRPr="00063550" w:rsidRDefault="00664B76">
            <w:pPr>
              <w:spacing w:line="240" w:lineRule="auto"/>
              <w:rPr>
                <w:sz w:val="20"/>
                <w:szCs w:val="20"/>
                <w:lang w:val="en-US"/>
              </w:rPr>
            </w:pPr>
          </w:p>
        </w:tc>
      </w:tr>
      <w:tr w:rsidR="00664B76" w:rsidRPr="00063550" w14:paraId="331543A1"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65A7F68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7AA2429" w14:textId="77777777" w:rsidR="00664B76" w:rsidRPr="00063550" w:rsidRDefault="00D0720A">
            <w:pPr>
              <w:spacing w:line="240" w:lineRule="auto"/>
              <w:rPr>
                <w:sz w:val="20"/>
                <w:szCs w:val="20"/>
                <w:lang w:val="en-US"/>
              </w:rPr>
            </w:pPr>
            <w:r w:rsidRPr="00063550">
              <w:rPr>
                <w:sz w:val="20"/>
                <w:szCs w:val="20"/>
                <w:lang w:val="en-US"/>
              </w:rPr>
              <w:t>Total map length (cM)</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53A27CA" w14:textId="77777777" w:rsidR="00664B76" w:rsidRPr="00063550" w:rsidRDefault="00D0720A">
            <w:pPr>
              <w:spacing w:line="240" w:lineRule="auto"/>
              <w:rPr>
                <w:sz w:val="20"/>
                <w:szCs w:val="20"/>
                <w:lang w:val="en-US"/>
              </w:rPr>
            </w:pPr>
            <w:r w:rsidRPr="00063550">
              <w:rPr>
                <w:sz w:val="20"/>
                <w:szCs w:val="20"/>
                <w:lang w:val="en-US"/>
              </w:rPr>
              <w:t>1,516</w:t>
            </w:r>
          </w:p>
        </w:tc>
      </w:tr>
      <w:tr w:rsidR="00664B76" w:rsidRPr="00063550" w14:paraId="59E8CDC3"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1D049C2"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EAA8240" w14:textId="77777777" w:rsidR="00664B76" w:rsidRPr="00063550" w:rsidRDefault="00D0720A">
            <w:pPr>
              <w:spacing w:line="240" w:lineRule="auto"/>
              <w:rPr>
                <w:sz w:val="20"/>
                <w:szCs w:val="20"/>
                <w:lang w:val="en-US"/>
              </w:rPr>
            </w:pPr>
            <w:r w:rsidRPr="00063550">
              <w:rPr>
                <w:sz w:val="20"/>
                <w:szCs w:val="20"/>
                <w:lang w:val="en-US"/>
              </w:rPr>
              <w:t>Number of markers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E53A4DF" w14:textId="77777777" w:rsidR="00664B76" w:rsidRPr="00063550" w:rsidRDefault="00D0720A">
            <w:pPr>
              <w:spacing w:line="240" w:lineRule="auto"/>
              <w:rPr>
                <w:sz w:val="20"/>
                <w:szCs w:val="20"/>
                <w:lang w:val="en-US"/>
              </w:rPr>
            </w:pPr>
            <w:r w:rsidRPr="00063550">
              <w:rPr>
                <w:sz w:val="20"/>
                <w:szCs w:val="20"/>
                <w:lang w:val="en-US"/>
              </w:rPr>
              <w:t>1,323</w:t>
            </w:r>
          </w:p>
        </w:tc>
      </w:tr>
      <w:tr w:rsidR="00664B76" w:rsidRPr="00063550" w14:paraId="59F08C10"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32A8802"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1B08A39" w14:textId="77777777" w:rsidR="00664B76" w:rsidRPr="00063550" w:rsidRDefault="00D0720A">
            <w:pPr>
              <w:spacing w:line="240" w:lineRule="auto"/>
              <w:rPr>
                <w:sz w:val="20"/>
                <w:szCs w:val="20"/>
                <w:lang w:val="en-US"/>
              </w:rPr>
            </w:pPr>
            <w:r w:rsidRPr="00063550">
              <w:rPr>
                <w:sz w:val="20"/>
                <w:szCs w:val="20"/>
                <w:lang w:val="en-US"/>
              </w:rPr>
              <w:t>Markers per physical distance (N / Mb)</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CB369DA" w14:textId="77777777" w:rsidR="00664B76" w:rsidRPr="00063550" w:rsidRDefault="00D0720A">
            <w:pPr>
              <w:spacing w:line="240" w:lineRule="auto"/>
              <w:rPr>
                <w:sz w:val="20"/>
                <w:szCs w:val="20"/>
                <w:lang w:val="en-US"/>
              </w:rPr>
            </w:pPr>
            <w:r w:rsidRPr="00063550">
              <w:rPr>
                <w:sz w:val="20"/>
                <w:szCs w:val="20"/>
                <w:lang w:val="en-US"/>
              </w:rPr>
              <w:t>3.09</w:t>
            </w:r>
          </w:p>
        </w:tc>
      </w:tr>
      <w:tr w:rsidR="00664B76" w:rsidRPr="00063550" w14:paraId="06E544C0"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C3A20AB" w14:textId="77777777" w:rsidR="00664B76" w:rsidRPr="00063550" w:rsidRDefault="00D0720A">
            <w:pPr>
              <w:spacing w:line="240" w:lineRule="auto"/>
              <w:rPr>
                <w:b/>
                <w:sz w:val="20"/>
                <w:szCs w:val="20"/>
                <w:lang w:val="en-US"/>
              </w:rPr>
            </w:pPr>
            <w:r w:rsidRPr="00063550">
              <w:rPr>
                <w:b/>
                <w:sz w:val="20"/>
                <w:szCs w:val="20"/>
                <w:lang w:val="en-US"/>
              </w:rPr>
              <w:t>Genome assembly</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D043EAC" w14:textId="77777777" w:rsidR="00664B76" w:rsidRPr="00063550" w:rsidRDefault="00664B76">
            <w:pPr>
              <w:spacing w:line="240" w:lineRule="auto"/>
              <w:rPr>
                <w:sz w:val="20"/>
                <w:szCs w:val="20"/>
                <w:lang w:val="en-US"/>
              </w:rPr>
            </w:pPr>
          </w:p>
        </w:tc>
      </w:tr>
      <w:tr w:rsidR="00664B76" w:rsidRPr="00063550" w14:paraId="32C98D46"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248B1B52"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7A3DAA8" w14:textId="77777777" w:rsidR="00664B76" w:rsidRPr="00063550" w:rsidRDefault="00D0720A">
            <w:pPr>
              <w:spacing w:line="240" w:lineRule="auto"/>
              <w:rPr>
                <w:sz w:val="20"/>
                <w:szCs w:val="20"/>
                <w:lang w:val="en-US"/>
              </w:rPr>
            </w:pPr>
            <w:r w:rsidRPr="00063550">
              <w:rPr>
                <w:sz w:val="20"/>
                <w:szCs w:val="20"/>
                <w:lang w:val="en-US"/>
              </w:rPr>
              <w:t>Scaffold N50 (bp)</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408058C" w14:textId="77777777" w:rsidR="00664B76" w:rsidRPr="00063550" w:rsidRDefault="00D0720A">
            <w:pPr>
              <w:spacing w:line="240" w:lineRule="auto"/>
              <w:rPr>
                <w:sz w:val="20"/>
                <w:szCs w:val="20"/>
                <w:lang w:val="en-US"/>
              </w:rPr>
            </w:pPr>
            <w:r w:rsidRPr="00063550">
              <w:rPr>
                <w:sz w:val="20"/>
                <w:szCs w:val="20"/>
                <w:lang w:val="en-US"/>
              </w:rPr>
              <w:t>14,615,999</w:t>
            </w:r>
          </w:p>
        </w:tc>
      </w:tr>
      <w:tr w:rsidR="00664B76" w:rsidRPr="00063550" w14:paraId="1FB0386A"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793D7FD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75EF50F" w14:textId="77777777" w:rsidR="00664B76" w:rsidRPr="00063550" w:rsidRDefault="00D0720A">
            <w:pPr>
              <w:spacing w:line="240" w:lineRule="auto"/>
              <w:rPr>
                <w:sz w:val="20"/>
                <w:szCs w:val="20"/>
                <w:lang w:val="en-US"/>
              </w:rPr>
            </w:pPr>
            <w:r w:rsidRPr="00063550">
              <w:rPr>
                <w:sz w:val="20"/>
                <w:szCs w:val="20"/>
                <w:lang w:val="en-US"/>
              </w:rPr>
              <w:t>GC content</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0EC2E12" w14:textId="77777777" w:rsidR="00664B76" w:rsidRPr="00063550" w:rsidRDefault="00D0720A">
            <w:pPr>
              <w:spacing w:line="240" w:lineRule="auto"/>
              <w:rPr>
                <w:sz w:val="20"/>
                <w:szCs w:val="20"/>
                <w:lang w:val="en-US"/>
              </w:rPr>
            </w:pPr>
            <w:r w:rsidRPr="00063550">
              <w:rPr>
                <w:sz w:val="20"/>
                <w:szCs w:val="20"/>
                <w:lang w:val="en-US"/>
              </w:rPr>
              <w:t>33.41%</w:t>
            </w:r>
          </w:p>
        </w:tc>
      </w:tr>
      <w:tr w:rsidR="00664B76" w:rsidRPr="00063550" w14:paraId="0CFFA2E4"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4671061C"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9044493" w14:textId="77777777" w:rsidR="00664B76" w:rsidRPr="00063550" w:rsidRDefault="00D0720A">
            <w:pPr>
              <w:spacing w:line="240" w:lineRule="auto"/>
              <w:rPr>
                <w:sz w:val="20"/>
                <w:szCs w:val="20"/>
                <w:lang w:val="en-US"/>
              </w:rPr>
            </w:pPr>
            <w:r w:rsidRPr="00063550">
              <w:rPr>
                <w:sz w:val="20"/>
                <w:szCs w:val="20"/>
                <w:lang w:val="en-US"/>
              </w:rPr>
              <w:t>Total repeat proportion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3C7A487" w14:textId="77777777" w:rsidR="00664B76" w:rsidRPr="00063550" w:rsidRDefault="00D0720A">
            <w:pPr>
              <w:spacing w:line="240" w:lineRule="auto"/>
              <w:rPr>
                <w:sz w:val="20"/>
                <w:szCs w:val="20"/>
                <w:lang w:val="en-US"/>
              </w:rPr>
            </w:pPr>
            <w:r w:rsidRPr="00063550">
              <w:rPr>
                <w:sz w:val="20"/>
                <w:szCs w:val="20"/>
                <w:lang w:val="en-US"/>
              </w:rPr>
              <w:t>37.40%</w:t>
            </w:r>
          </w:p>
        </w:tc>
      </w:tr>
      <w:tr w:rsidR="00664B76" w:rsidRPr="00063550" w14:paraId="158907CC"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618C21F" w14:textId="77777777" w:rsidR="00664B76" w:rsidRPr="00063550" w:rsidRDefault="00D0720A">
            <w:pPr>
              <w:spacing w:line="240" w:lineRule="auto"/>
              <w:rPr>
                <w:b/>
                <w:sz w:val="20"/>
                <w:szCs w:val="20"/>
                <w:lang w:val="en-US"/>
              </w:rPr>
            </w:pPr>
            <w:r w:rsidRPr="00063550">
              <w:rPr>
                <w:b/>
                <w:sz w:val="20"/>
                <w:szCs w:val="20"/>
                <w:lang w:val="en-US"/>
              </w:rPr>
              <w:lastRenderedPageBreak/>
              <w:t>Repeat content (% of total repeat proportion)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EDBE911" w14:textId="77777777" w:rsidR="00664B76" w:rsidRPr="00063550" w:rsidRDefault="00664B76">
            <w:pPr>
              <w:spacing w:line="240" w:lineRule="auto"/>
              <w:rPr>
                <w:sz w:val="20"/>
                <w:szCs w:val="20"/>
                <w:lang w:val="en-US"/>
              </w:rPr>
            </w:pPr>
          </w:p>
        </w:tc>
      </w:tr>
      <w:tr w:rsidR="00664B76" w:rsidRPr="00063550" w14:paraId="7E20BC18" w14:textId="77777777">
        <w:trPr>
          <w:trHeight w:val="315"/>
        </w:trPr>
        <w:tc>
          <w:tcPr>
            <w:tcW w:w="630" w:type="dxa"/>
            <w:tcBorders>
              <w:top w:val="single" w:sz="6" w:space="0" w:color="FFFFFF"/>
              <w:left w:val="single" w:sz="6" w:space="0" w:color="FFFFFF"/>
              <w:bottom w:val="single" w:sz="6" w:space="0" w:color="FFFFFF"/>
              <w:right w:val="single" w:sz="6" w:space="0" w:color="FFFFFF"/>
            </w:tcBorders>
            <w:tcMar>
              <w:top w:w="40" w:type="dxa"/>
              <w:left w:w="40" w:type="dxa"/>
              <w:bottom w:w="40" w:type="dxa"/>
              <w:right w:w="40" w:type="dxa"/>
            </w:tcMar>
            <w:vAlign w:val="bottom"/>
          </w:tcPr>
          <w:p w14:paraId="44FCCFB0"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31B85DB8" w14:textId="77777777" w:rsidR="00664B76" w:rsidRPr="00063550" w:rsidRDefault="00D0720A">
            <w:pPr>
              <w:spacing w:line="240" w:lineRule="auto"/>
              <w:rPr>
                <w:sz w:val="20"/>
                <w:szCs w:val="20"/>
                <w:lang w:val="en-US"/>
              </w:rPr>
            </w:pPr>
            <w:r w:rsidRPr="00063550">
              <w:rPr>
                <w:sz w:val="20"/>
                <w:szCs w:val="20"/>
                <w:lang w:val="en-US"/>
              </w:rPr>
              <w:t>SINEs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8F019F7" w14:textId="77777777" w:rsidR="00664B76" w:rsidRPr="00063550" w:rsidRDefault="00D0720A">
            <w:pPr>
              <w:spacing w:line="240" w:lineRule="auto"/>
              <w:rPr>
                <w:sz w:val="20"/>
                <w:szCs w:val="20"/>
                <w:lang w:val="en-US"/>
              </w:rPr>
            </w:pPr>
            <w:r w:rsidRPr="00063550">
              <w:rPr>
                <w:sz w:val="20"/>
                <w:szCs w:val="20"/>
                <w:lang w:val="en-US"/>
              </w:rPr>
              <w:t>7.30%</w:t>
            </w:r>
          </w:p>
        </w:tc>
      </w:tr>
      <w:tr w:rsidR="00664B76" w:rsidRPr="00063550" w14:paraId="4195E286"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8DCDAB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BC01511" w14:textId="77777777" w:rsidR="00664B76" w:rsidRPr="00063550" w:rsidRDefault="00D0720A">
            <w:pPr>
              <w:spacing w:line="240" w:lineRule="auto"/>
              <w:rPr>
                <w:sz w:val="20"/>
                <w:szCs w:val="20"/>
                <w:lang w:val="en-US"/>
              </w:rPr>
            </w:pPr>
            <w:r w:rsidRPr="00063550">
              <w:rPr>
                <w:sz w:val="20"/>
                <w:szCs w:val="20"/>
                <w:lang w:val="en-US"/>
              </w:rPr>
              <w:t>LINEs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72F524E9" w14:textId="77777777" w:rsidR="00664B76" w:rsidRPr="00063550" w:rsidRDefault="00D0720A">
            <w:pPr>
              <w:spacing w:line="240" w:lineRule="auto"/>
              <w:rPr>
                <w:sz w:val="20"/>
                <w:szCs w:val="20"/>
                <w:lang w:val="en-US"/>
              </w:rPr>
            </w:pPr>
            <w:r w:rsidRPr="00063550">
              <w:rPr>
                <w:sz w:val="20"/>
                <w:szCs w:val="20"/>
                <w:lang w:val="en-US"/>
              </w:rPr>
              <w:t>14.94%</w:t>
            </w:r>
          </w:p>
        </w:tc>
      </w:tr>
      <w:tr w:rsidR="00664B76" w:rsidRPr="00063550" w14:paraId="5EC0FB94"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E200D77"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1EB15F75" w14:textId="77777777" w:rsidR="00664B76" w:rsidRPr="00063550" w:rsidRDefault="00D0720A">
            <w:pPr>
              <w:spacing w:line="240" w:lineRule="auto"/>
              <w:rPr>
                <w:sz w:val="20"/>
                <w:szCs w:val="20"/>
                <w:lang w:val="en-US"/>
              </w:rPr>
            </w:pPr>
            <w:r w:rsidRPr="00063550">
              <w:rPr>
                <w:sz w:val="20"/>
                <w:szCs w:val="20"/>
                <w:lang w:val="en-US"/>
              </w:rPr>
              <w:t>LTR elements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15A7BB16" w14:textId="77777777" w:rsidR="00664B76" w:rsidRPr="00063550" w:rsidRDefault="00D0720A">
            <w:pPr>
              <w:spacing w:line="240" w:lineRule="auto"/>
              <w:rPr>
                <w:sz w:val="20"/>
                <w:szCs w:val="20"/>
                <w:lang w:val="en-US"/>
              </w:rPr>
            </w:pPr>
            <w:r w:rsidRPr="00063550">
              <w:rPr>
                <w:sz w:val="20"/>
                <w:szCs w:val="20"/>
                <w:lang w:val="en-US"/>
              </w:rPr>
              <w:t>2.47%</w:t>
            </w:r>
          </w:p>
        </w:tc>
      </w:tr>
      <w:tr w:rsidR="00664B76" w:rsidRPr="00063550" w14:paraId="6EBC803D"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C804CA3"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108C3F5" w14:textId="77777777" w:rsidR="00664B76" w:rsidRPr="00063550" w:rsidRDefault="00D0720A">
            <w:pPr>
              <w:spacing w:line="240" w:lineRule="auto"/>
              <w:rPr>
                <w:sz w:val="20"/>
                <w:szCs w:val="20"/>
                <w:lang w:val="en-US"/>
              </w:rPr>
            </w:pPr>
            <w:r w:rsidRPr="00063550">
              <w:rPr>
                <w:sz w:val="20"/>
                <w:szCs w:val="20"/>
                <w:lang w:val="en-US"/>
              </w:rPr>
              <w:t>DNA elements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852776D" w14:textId="77777777" w:rsidR="00664B76" w:rsidRPr="00063550" w:rsidRDefault="00D0720A">
            <w:pPr>
              <w:spacing w:line="240" w:lineRule="auto"/>
              <w:rPr>
                <w:sz w:val="20"/>
                <w:szCs w:val="20"/>
                <w:lang w:val="en-US"/>
              </w:rPr>
            </w:pPr>
            <w:r w:rsidRPr="00063550">
              <w:rPr>
                <w:sz w:val="20"/>
                <w:szCs w:val="20"/>
                <w:lang w:val="en-US"/>
              </w:rPr>
              <w:t>3.04%</w:t>
            </w:r>
          </w:p>
        </w:tc>
      </w:tr>
      <w:tr w:rsidR="00664B76" w:rsidRPr="00063550" w14:paraId="54157E67"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09096BA"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5F32D11" w14:textId="77777777" w:rsidR="00664B76" w:rsidRPr="00063550" w:rsidRDefault="00D0720A">
            <w:pPr>
              <w:spacing w:line="240" w:lineRule="auto"/>
              <w:rPr>
                <w:sz w:val="20"/>
                <w:szCs w:val="20"/>
                <w:lang w:val="en-US"/>
              </w:rPr>
            </w:pPr>
            <w:r w:rsidRPr="00063550">
              <w:rPr>
                <w:sz w:val="20"/>
                <w:szCs w:val="20"/>
                <w:lang w:val="en-US"/>
              </w:rPr>
              <w:t>Simple and unknown repeats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D14DAA9" w14:textId="77777777" w:rsidR="00664B76" w:rsidRPr="00063550" w:rsidRDefault="00D0720A">
            <w:pPr>
              <w:spacing w:line="240" w:lineRule="auto"/>
              <w:rPr>
                <w:sz w:val="20"/>
                <w:szCs w:val="20"/>
                <w:lang w:val="en-US"/>
              </w:rPr>
            </w:pPr>
            <w:r w:rsidRPr="00063550">
              <w:rPr>
                <w:sz w:val="20"/>
                <w:szCs w:val="20"/>
                <w:lang w:val="en-US"/>
              </w:rPr>
              <w:t>30.17%</w:t>
            </w:r>
          </w:p>
        </w:tc>
      </w:tr>
      <w:tr w:rsidR="00664B76" w:rsidRPr="00063550" w14:paraId="4D427C63"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79F1CBE"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E1E9160" w14:textId="77777777" w:rsidR="00664B76" w:rsidRPr="00063550" w:rsidRDefault="00664B76">
            <w:pPr>
              <w:spacing w:line="240" w:lineRule="auto"/>
              <w:rPr>
                <w:color w:val="FF0000"/>
                <w:sz w:val="20"/>
                <w:szCs w:val="20"/>
                <w:lang w:val="en-US"/>
              </w:rPr>
            </w:pP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5BBB603" w14:textId="77777777" w:rsidR="00664B76" w:rsidRPr="00063550" w:rsidRDefault="00664B76">
            <w:pPr>
              <w:spacing w:line="240" w:lineRule="auto"/>
              <w:rPr>
                <w:color w:val="FF0000"/>
                <w:sz w:val="20"/>
                <w:szCs w:val="20"/>
                <w:lang w:val="en-US"/>
              </w:rPr>
            </w:pPr>
          </w:p>
        </w:tc>
      </w:tr>
      <w:tr w:rsidR="00664B76" w:rsidRPr="00063550" w14:paraId="06A2417F" w14:textId="77777777">
        <w:trPr>
          <w:trHeight w:val="315"/>
        </w:trPr>
        <w:tc>
          <w:tcPr>
            <w:tcW w:w="6465" w:type="dxa"/>
            <w:gridSpan w:val="2"/>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AAAC001" w14:textId="77777777" w:rsidR="00664B76" w:rsidRPr="00063550" w:rsidRDefault="00D0720A">
            <w:pPr>
              <w:spacing w:line="240" w:lineRule="auto"/>
              <w:rPr>
                <w:b/>
                <w:sz w:val="20"/>
                <w:szCs w:val="20"/>
                <w:lang w:val="en-US"/>
              </w:rPr>
            </w:pPr>
            <w:r w:rsidRPr="00063550">
              <w:rPr>
                <w:b/>
                <w:sz w:val="20"/>
                <w:szCs w:val="20"/>
                <w:lang w:val="en-US"/>
              </w:rPr>
              <w:t>Gene annotation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3949844" w14:textId="77777777" w:rsidR="00664B76" w:rsidRPr="00063550" w:rsidRDefault="00664B76">
            <w:pPr>
              <w:spacing w:line="240" w:lineRule="auto"/>
              <w:rPr>
                <w:sz w:val="20"/>
                <w:szCs w:val="20"/>
                <w:lang w:val="en-US"/>
              </w:rPr>
            </w:pPr>
          </w:p>
        </w:tc>
      </w:tr>
      <w:tr w:rsidR="00664B76" w:rsidRPr="00063550" w14:paraId="15A6C804"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19B761FB"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2B36A08B" w14:textId="22591CB3" w:rsidR="00664B76" w:rsidRPr="00063550" w:rsidRDefault="00D0720A">
            <w:pPr>
              <w:spacing w:line="240" w:lineRule="auto"/>
              <w:rPr>
                <w:sz w:val="20"/>
                <w:szCs w:val="20"/>
                <w:lang w:val="en-US"/>
              </w:rPr>
            </w:pPr>
            <w:r w:rsidRPr="00063550">
              <w:rPr>
                <w:sz w:val="20"/>
                <w:szCs w:val="20"/>
                <w:lang w:val="en-US"/>
              </w:rPr>
              <w:t xml:space="preserve">BUSCO genes (complete </w:t>
            </w:r>
            <w:ins w:id="34" w:author="Roger Vila" w:date="2022-03-29T12:58:00Z">
              <w:r w:rsidR="0048011B">
                <w:rPr>
                  <w:sz w:val="20"/>
                  <w:szCs w:val="20"/>
                  <w:lang w:val="en-US"/>
                </w:rPr>
                <w:t>A</w:t>
              </w:r>
            </w:ins>
            <w:del w:id="35" w:author="Roger Vila" w:date="2022-03-29T12:58:00Z">
              <w:r w:rsidRPr="00063550" w:rsidDel="0048011B">
                <w:rPr>
                  <w:sz w:val="20"/>
                  <w:szCs w:val="20"/>
                  <w:lang w:val="en-US"/>
                </w:rPr>
                <w:delText>a</w:delText>
              </w:r>
            </w:del>
            <w:r w:rsidRPr="00063550">
              <w:rPr>
                <w:sz w:val="20"/>
                <w:szCs w:val="20"/>
                <w:lang w:val="en-US"/>
              </w:rPr>
              <w:t>rthropoda)</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9B9BD79" w14:textId="77777777" w:rsidR="00664B76" w:rsidRPr="00063550" w:rsidRDefault="00D0720A">
            <w:pPr>
              <w:spacing w:line="240" w:lineRule="auto"/>
              <w:rPr>
                <w:sz w:val="20"/>
                <w:szCs w:val="20"/>
                <w:lang w:val="en-US"/>
              </w:rPr>
            </w:pPr>
            <w:r w:rsidRPr="00063550">
              <w:rPr>
                <w:sz w:val="20"/>
                <w:szCs w:val="20"/>
                <w:lang w:val="en-US"/>
              </w:rPr>
              <w:t>89.90%</w:t>
            </w:r>
          </w:p>
        </w:tc>
      </w:tr>
      <w:tr w:rsidR="00664B76" w:rsidRPr="00063550" w14:paraId="247A54AD" w14:textId="77777777">
        <w:trPr>
          <w:trHeight w:val="289"/>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3A53FB00"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42D0F5A8" w14:textId="77777777" w:rsidR="00664B76" w:rsidRPr="00063550" w:rsidRDefault="00D0720A">
            <w:pPr>
              <w:spacing w:line="240" w:lineRule="auto"/>
              <w:rPr>
                <w:color w:val="0E101A"/>
                <w:sz w:val="20"/>
                <w:szCs w:val="20"/>
                <w:lang w:val="en-US"/>
              </w:rPr>
            </w:pPr>
            <w:r w:rsidRPr="00063550">
              <w:rPr>
                <w:color w:val="0E101A"/>
                <w:sz w:val="20"/>
                <w:szCs w:val="20"/>
                <w:lang w:val="en-US"/>
              </w:rPr>
              <w:t>Number of protein coding genes</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56D12E2" w14:textId="77777777" w:rsidR="00664B76" w:rsidRPr="00063550" w:rsidRDefault="00D0720A">
            <w:pPr>
              <w:spacing w:line="240" w:lineRule="auto"/>
              <w:rPr>
                <w:color w:val="0E101A"/>
                <w:sz w:val="20"/>
                <w:szCs w:val="20"/>
                <w:lang w:val="en-US"/>
              </w:rPr>
            </w:pPr>
            <w:r w:rsidRPr="00063550">
              <w:rPr>
                <w:color w:val="0E101A"/>
                <w:sz w:val="20"/>
                <w:szCs w:val="20"/>
                <w:lang w:val="en-US"/>
              </w:rPr>
              <w:t>13,161</w:t>
            </w:r>
          </w:p>
        </w:tc>
      </w:tr>
      <w:tr w:rsidR="00664B76" w:rsidRPr="00063550" w14:paraId="605E6DB3" w14:textId="77777777">
        <w:trPr>
          <w:trHeight w:val="315"/>
        </w:trPr>
        <w:tc>
          <w:tcPr>
            <w:tcW w:w="63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040F2BE5" w14:textId="77777777" w:rsidR="00664B76" w:rsidRPr="00063550" w:rsidRDefault="00664B76">
            <w:pPr>
              <w:spacing w:line="240" w:lineRule="auto"/>
              <w:rPr>
                <w:sz w:val="20"/>
                <w:szCs w:val="20"/>
                <w:lang w:val="en-US"/>
              </w:rPr>
            </w:pPr>
          </w:p>
        </w:tc>
        <w:tc>
          <w:tcPr>
            <w:tcW w:w="583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5513A8C3" w14:textId="77777777" w:rsidR="00664B76" w:rsidRPr="00063550" w:rsidRDefault="00D0720A">
            <w:pPr>
              <w:spacing w:line="240" w:lineRule="auto"/>
              <w:rPr>
                <w:color w:val="0E101A"/>
                <w:sz w:val="20"/>
                <w:szCs w:val="20"/>
                <w:lang w:val="en-US"/>
              </w:rPr>
            </w:pPr>
            <w:r w:rsidRPr="00063550">
              <w:rPr>
                <w:color w:val="0E101A"/>
                <w:sz w:val="20"/>
                <w:szCs w:val="20"/>
                <w:lang w:val="en-US"/>
              </w:rPr>
              <w:t>Number of genes with functional annotation</w:t>
            </w:r>
          </w:p>
        </w:tc>
        <w:tc>
          <w:tcPr>
            <w:tcW w:w="205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vAlign w:val="bottom"/>
          </w:tcPr>
          <w:p w14:paraId="6E3E1FFF" w14:textId="77777777" w:rsidR="00664B76" w:rsidRPr="00063550" w:rsidRDefault="00D0720A">
            <w:pPr>
              <w:spacing w:line="240" w:lineRule="auto"/>
              <w:rPr>
                <w:color w:val="0E101A"/>
                <w:sz w:val="20"/>
                <w:szCs w:val="20"/>
                <w:lang w:val="en-US"/>
              </w:rPr>
            </w:pPr>
            <w:r w:rsidRPr="00063550">
              <w:rPr>
                <w:color w:val="0E101A"/>
                <w:sz w:val="20"/>
                <w:szCs w:val="20"/>
                <w:lang w:val="en-US"/>
              </w:rPr>
              <w:t>12,209</w:t>
            </w:r>
          </w:p>
        </w:tc>
      </w:tr>
    </w:tbl>
    <w:p w14:paraId="21A353CE" w14:textId="77777777" w:rsidR="00664B76" w:rsidRPr="00063550" w:rsidRDefault="00664B76">
      <w:pPr>
        <w:rPr>
          <w:color w:val="FF00FF"/>
          <w:lang w:val="en-US"/>
        </w:rPr>
      </w:pPr>
    </w:p>
    <w:p w14:paraId="11D2CF45" w14:textId="77777777" w:rsidR="00664B76" w:rsidRPr="00063550" w:rsidRDefault="00664B76">
      <w:pPr>
        <w:jc w:val="both"/>
        <w:rPr>
          <w:sz w:val="20"/>
          <w:szCs w:val="20"/>
          <w:lang w:val="en-US"/>
        </w:rPr>
      </w:pPr>
    </w:p>
    <w:p w14:paraId="5F663DD7" w14:textId="77777777" w:rsidR="00664B76" w:rsidRPr="00063550" w:rsidRDefault="00664B76">
      <w:pPr>
        <w:jc w:val="both"/>
        <w:rPr>
          <w:sz w:val="20"/>
          <w:szCs w:val="20"/>
          <w:lang w:val="en-US"/>
        </w:rPr>
      </w:pPr>
    </w:p>
    <w:p w14:paraId="705F4EA6" w14:textId="77777777" w:rsidR="00664B76" w:rsidRPr="00063550" w:rsidRDefault="00664B76">
      <w:pPr>
        <w:jc w:val="both"/>
        <w:rPr>
          <w:sz w:val="20"/>
          <w:szCs w:val="20"/>
          <w:lang w:val="en-US"/>
        </w:rPr>
      </w:pPr>
    </w:p>
    <w:p w14:paraId="13592594" w14:textId="77777777" w:rsidR="00664B76" w:rsidRPr="00063550" w:rsidRDefault="00664B76">
      <w:pPr>
        <w:jc w:val="center"/>
        <w:rPr>
          <w:sz w:val="20"/>
          <w:szCs w:val="20"/>
          <w:lang w:val="en-US"/>
        </w:rPr>
      </w:pPr>
    </w:p>
    <w:p w14:paraId="5E034833" w14:textId="77777777" w:rsidR="00664B76" w:rsidRPr="00063550" w:rsidRDefault="00664B76">
      <w:pPr>
        <w:jc w:val="both"/>
        <w:rPr>
          <w:b/>
          <w:sz w:val="20"/>
          <w:szCs w:val="20"/>
          <w:lang w:val="en-US"/>
        </w:rPr>
      </w:pPr>
    </w:p>
    <w:p w14:paraId="3EF5B786" w14:textId="77777777" w:rsidR="00664B76" w:rsidRPr="00063550" w:rsidRDefault="00664B76">
      <w:pPr>
        <w:jc w:val="both"/>
        <w:rPr>
          <w:b/>
          <w:sz w:val="20"/>
          <w:szCs w:val="20"/>
          <w:lang w:val="en-US"/>
        </w:rPr>
      </w:pPr>
    </w:p>
    <w:p w14:paraId="738E7834" w14:textId="77777777" w:rsidR="00664B76" w:rsidRPr="00063550" w:rsidRDefault="00664B76">
      <w:pPr>
        <w:jc w:val="both"/>
        <w:rPr>
          <w:b/>
          <w:sz w:val="20"/>
          <w:szCs w:val="20"/>
          <w:lang w:val="en-US"/>
        </w:rPr>
      </w:pPr>
    </w:p>
    <w:p w14:paraId="3BA64BA4" w14:textId="77777777" w:rsidR="00664B76" w:rsidRPr="00063550" w:rsidRDefault="00664B76">
      <w:pPr>
        <w:jc w:val="both"/>
        <w:rPr>
          <w:b/>
          <w:sz w:val="20"/>
          <w:szCs w:val="20"/>
          <w:lang w:val="en-US"/>
        </w:rPr>
      </w:pPr>
    </w:p>
    <w:p w14:paraId="75B0AA04" w14:textId="77777777" w:rsidR="00664B76" w:rsidRPr="00063550" w:rsidRDefault="00664B76">
      <w:pPr>
        <w:jc w:val="both"/>
        <w:rPr>
          <w:b/>
          <w:sz w:val="20"/>
          <w:szCs w:val="20"/>
          <w:lang w:val="en-US"/>
        </w:rPr>
      </w:pPr>
    </w:p>
    <w:p w14:paraId="15775AAF" w14:textId="77777777" w:rsidR="00664B76" w:rsidRPr="00063550" w:rsidRDefault="00664B76">
      <w:pPr>
        <w:jc w:val="both"/>
        <w:rPr>
          <w:b/>
          <w:sz w:val="20"/>
          <w:szCs w:val="20"/>
          <w:lang w:val="en-US"/>
        </w:rPr>
      </w:pPr>
    </w:p>
    <w:p w14:paraId="1EDEAF89" w14:textId="77777777" w:rsidR="00664B76" w:rsidRPr="00063550" w:rsidRDefault="00664B76">
      <w:pPr>
        <w:jc w:val="both"/>
        <w:rPr>
          <w:b/>
          <w:sz w:val="20"/>
          <w:szCs w:val="20"/>
          <w:lang w:val="en-US"/>
        </w:rPr>
      </w:pPr>
    </w:p>
    <w:p w14:paraId="6000EAF1" w14:textId="77777777" w:rsidR="00664B76" w:rsidRPr="00063550" w:rsidRDefault="00664B76">
      <w:pPr>
        <w:jc w:val="both"/>
        <w:rPr>
          <w:b/>
          <w:sz w:val="20"/>
          <w:szCs w:val="20"/>
          <w:lang w:val="en-US"/>
        </w:rPr>
      </w:pPr>
    </w:p>
    <w:p w14:paraId="1E420707" w14:textId="77777777" w:rsidR="00664B76" w:rsidRPr="00063550" w:rsidRDefault="00D0720A">
      <w:pPr>
        <w:pStyle w:val="Heading2"/>
        <w:widowControl w:val="0"/>
        <w:spacing w:before="400" w:line="312" w:lineRule="auto"/>
        <w:rPr>
          <w:lang w:val="en-US"/>
        </w:rPr>
      </w:pPr>
      <w:bookmarkStart w:id="36" w:name="_t3shrfbyltup" w:colFirst="0" w:colLast="0"/>
      <w:bookmarkEnd w:id="36"/>
      <w:r w:rsidRPr="00063550">
        <w:rPr>
          <w:noProof/>
          <w:lang w:val="en-US"/>
        </w:rPr>
        <w:lastRenderedPageBreak/>
        <w:drawing>
          <wp:inline distT="114300" distB="114300" distL="114300" distR="114300" wp14:anchorId="34959C1A" wp14:editId="6A926A62">
            <wp:extent cx="5831082" cy="868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831082" cy="8682038"/>
                    </a:xfrm>
                    <a:prstGeom prst="rect">
                      <a:avLst/>
                    </a:prstGeom>
                    <a:ln/>
                  </pic:spPr>
                </pic:pic>
              </a:graphicData>
            </a:graphic>
          </wp:inline>
        </w:drawing>
      </w:r>
    </w:p>
    <w:p w14:paraId="66146B76" w14:textId="77777777" w:rsidR="00664B76" w:rsidRPr="00063550" w:rsidRDefault="00664B76">
      <w:pPr>
        <w:rPr>
          <w:lang w:val="en-US"/>
        </w:rPr>
      </w:pPr>
    </w:p>
    <w:p w14:paraId="386B787E" w14:textId="77777777" w:rsidR="00664B76" w:rsidRPr="00063550" w:rsidRDefault="00D0720A">
      <w:pPr>
        <w:jc w:val="both"/>
        <w:rPr>
          <w:lang w:val="en-US"/>
        </w:rPr>
      </w:pPr>
      <w:r w:rsidRPr="00063550">
        <w:rPr>
          <w:b/>
          <w:sz w:val="20"/>
          <w:szCs w:val="20"/>
          <w:lang w:val="en-US"/>
        </w:rPr>
        <w:t>Figure 1.</w:t>
      </w:r>
      <w:r w:rsidRPr="00063550">
        <w:rPr>
          <w:sz w:val="20"/>
          <w:szCs w:val="20"/>
          <w:lang w:val="en-US"/>
        </w:rPr>
        <w:t xml:space="preserve"> Distribution of repeat classes and genes as estimated along the painted lady chromosomes (100 kb windows). Density (% of the window covered) of different TE classes are illustrated with distinct colors cumulatively added on top of each other above the X-axis and density of genes below the X-axis (legend to the top right).</w:t>
      </w:r>
    </w:p>
    <w:p w14:paraId="0DFA3F76" w14:textId="77777777" w:rsidR="00664B76" w:rsidRPr="00063550" w:rsidRDefault="00D0720A">
      <w:pPr>
        <w:pStyle w:val="Heading2"/>
        <w:widowControl w:val="0"/>
        <w:spacing w:before="400" w:line="312" w:lineRule="auto"/>
        <w:rPr>
          <w:lang w:val="en-US"/>
        </w:rPr>
      </w:pPr>
      <w:bookmarkStart w:id="37" w:name="_xnkhi1x0l2ut" w:colFirst="0" w:colLast="0"/>
      <w:bookmarkEnd w:id="37"/>
      <w:r w:rsidRPr="00063550">
        <w:rPr>
          <w:lang w:val="en-US"/>
        </w:rPr>
        <w:t>Synteny</w:t>
      </w:r>
    </w:p>
    <w:p w14:paraId="5461427F" w14:textId="6F021C8B" w:rsidR="00664B76" w:rsidRPr="00063550" w:rsidRDefault="00D0720A">
      <w:pPr>
        <w:jc w:val="both"/>
        <w:rPr>
          <w:lang w:val="en-US"/>
        </w:rPr>
      </w:pPr>
      <w:r w:rsidRPr="00063550">
        <w:rPr>
          <w:lang w:val="en-US"/>
        </w:rPr>
        <w:t>The level of large-scale structural conservation of the painted lady genome was assessed by comparing gene order on the painted lady chromosomes to two previously available high-contiguity lepidopteran genome assemblies positioned at different levels of divergence in the lepidopteran tree of life, the silkmoth (</w:t>
      </w:r>
      <w:r w:rsidRPr="00063550">
        <w:rPr>
          <w:i/>
          <w:lang w:val="en-US"/>
        </w:rPr>
        <w:t>Bombyx mori</w:t>
      </w:r>
      <w:r w:rsidRPr="00063550">
        <w:rPr>
          <w:lang w:val="en-US"/>
        </w:rPr>
        <w:t>) and the postman butterfly (</w:t>
      </w:r>
      <w:r w:rsidRPr="00063550">
        <w:rPr>
          <w:i/>
          <w:lang w:val="en-US"/>
        </w:rPr>
        <w:t>Heliconius melpomene</w:t>
      </w:r>
      <w:r w:rsidRPr="00063550">
        <w:rPr>
          <w:lang w:val="en-US"/>
        </w:rPr>
        <w:t>). Overall</w:t>
      </w:r>
      <w:ins w:id="38" w:author="Roger Vila" w:date="2022-03-29T12:52:00Z">
        <w:r w:rsidR="004167F9">
          <w:rPr>
            <w:lang w:val="en-US"/>
          </w:rPr>
          <w:t>,</w:t>
        </w:r>
      </w:ins>
      <w:r w:rsidRPr="00063550">
        <w:rPr>
          <w:lang w:val="en-US"/>
        </w:rPr>
        <w:t xml:space="preserve"> the synteny was highly conserved between the painted lady and the other species, but chromosomes 28 and 26 mapped to the same chromosome (24) in </w:t>
      </w:r>
      <w:r w:rsidRPr="00063550">
        <w:rPr>
          <w:i/>
          <w:lang w:val="en-US"/>
        </w:rPr>
        <w:t>B. mori</w:t>
      </w:r>
      <w:ins w:id="39" w:author="Roger Vila" w:date="2022-03-29T12:54:00Z">
        <w:r w:rsidR="00AC76D4">
          <w:rPr>
            <w:iCs/>
            <w:lang w:val="en-US"/>
          </w:rPr>
          <w:t>,</w:t>
        </w:r>
      </w:ins>
      <w:r w:rsidRPr="00063550">
        <w:rPr>
          <w:lang w:val="en-US"/>
        </w:rPr>
        <w:t xml:space="preserve"> and the previously described fusions of several chromosomes in the </w:t>
      </w:r>
      <w:r w:rsidRPr="00063550">
        <w:rPr>
          <w:i/>
          <w:lang w:val="en-US"/>
        </w:rPr>
        <w:t>H. melpomene</w:t>
      </w:r>
      <w:r w:rsidRPr="00063550">
        <w:rPr>
          <w:lang w:val="en-US"/>
        </w:rPr>
        <w:t xml:space="preserve"> genome </w:t>
      </w:r>
      <w:hyperlink r:id="rId27">
        <w:r w:rsidRPr="00063550">
          <w:rPr>
            <w:lang w:val="en-US"/>
          </w:rPr>
          <w:t>(Davey et al. 2017)</w:t>
        </w:r>
      </w:hyperlink>
      <w:r w:rsidRPr="00063550">
        <w:rPr>
          <w:lang w:val="en-US"/>
        </w:rPr>
        <w:t xml:space="preserve"> could also be verified. In summary, this confirms that the painted lady karyotype is highly similar to the inferred ancestral butterfly karyotype </w:t>
      </w:r>
      <w:hyperlink r:id="rId28">
        <w:r w:rsidRPr="00063550">
          <w:rPr>
            <w:lang w:val="en-US"/>
          </w:rPr>
          <w:t>(Ahola et al. 2014)</w:t>
        </w:r>
      </w:hyperlink>
      <w:r w:rsidRPr="00063550">
        <w:rPr>
          <w:lang w:val="en-US"/>
        </w:rPr>
        <w:t>.</w:t>
      </w:r>
    </w:p>
    <w:p w14:paraId="3240D78E" w14:textId="77777777" w:rsidR="00664B76" w:rsidRPr="00063550" w:rsidRDefault="00664B76">
      <w:pPr>
        <w:jc w:val="both"/>
        <w:rPr>
          <w:lang w:val="en-US"/>
        </w:rPr>
      </w:pPr>
    </w:p>
    <w:p w14:paraId="7C9A3F1E" w14:textId="77777777" w:rsidR="00664B76" w:rsidRPr="00063550" w:rsidRDefault="00D0720A">
      <w:pPr>
        <w:jc w:val="both"/>
        <w:rPr>
          <w:b/>
          <w:sz w:val="20"/>
          <w:szCs w:val="20"/>
          <w:lang w:val="en-US"/>
        </w:rPr>
      </w:pPr>
      <w:r w:rsidRPr="00063550">
        <w:rPr>
          <w:b/>
          <w:sz w:val="20"/>
          <w:szCs w:val="20"/>
          <w:lang w:val="en-US"/>
        </w:rPr>
        <w:t>A                                                                                         B</w:t>
      </w:r>
    </w:p>
    <w:p w14:paraId="44746E9D" w14:textId="77777777" w:rsidR="00664B76" w:rsidRPr="00063550" w:rsidRDefault="00D0720A">
      <w:pPr>
        <w:pStyle w:val="Heading4"/>
        <w:widowControl w:val="0"/>
        <w:spacing w:before="400" w:after="120" w:line="312" w:lineRule="auto"/>
        <w:rPr>
          <w:lang w:val="en-US"/>
        </w:rPr>
      </w:pPr>
      <w:bookmarkStart w:id="40" w:name="_3dy6vkm" w:colFirst="0" w:colLast="0"/>
      <w:bookmarkEnd w:id="40"/>
      <w:r w:rsidRPr="00063550">
        <w:rPr>
          <w:noProof/>
          <w:lang w:val="en-US"/>
        </w:rPr>
        <w:drawing>
          <wp:inline distT="114300" distB="114300" distL="114300" distR="114300" wp14:anchorId="0E0822BF" wp14:editId="6929B780">
            <wp:extent cx="6131260" cy="31638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b="1427"/>
                    <a:stretch>
                      <a:fillRect/>
                    </a:stretch>
                  </pic:blipFill>
                  <pic:spPr>
                    <a:xfrm>
                      <a:off x="0" y="0"/>
                      <a:ext cx="6131260" cy="3163888"/>
                    </a:xfrm>
                    <a:prstGeom prst="rect">
                      <a:avLst/>
                    </a:prstGeom>
                    <a:ln/>
                  </pic:spPr>
                </pic:pic>
              </a:graphicData>
            </a:graphic>
          </wp:inline>
        </w:drawing>
      </w:r>
    </w:p>
    <w:p w14:paraId="41C45BAB" w14:textId="5D478EAB" w:rsidR="00664B76" w:rsidRPr="00063550" w:rsidRDefault="00D0720A" w:rsidP="00D0720A">
      <w:pPr>
        <w:widowControl w:val="0"/>
        <w:spacing w:before="400"/>
        <w:jc w:val="both"/>
        <w:rPr>
          <w:color w:val="0E101A"/>
          <w:sz w:val="20"/>
          <w:szCs w:val="20"/>
          <w:lang w:val="en-US"/>
        </w:rPr>
      </w:pPr>
      <w:r w:rsidRPr="00063550">
        <w:rPr>
          <w:b/>
          <w:color w:val="0E101A"/>
          <w:sz w:val="20"/>
          <w:szCs w:val="20"/>
          <w:lang w:val="en-US"/>
        </w:rPr>
        <w:t>Figure 2.</w:t>
      </w:r>
      <w:r w:rsidRPr="00063550">
        <w:rPr>
          <w:color w:val="0E101A"/>
          <w:sz w:val="20"/>
          <w:szCs w:val="20"/>
          <w:lang w:val="en-US"/>
        </w:rPr>
        <w:t xml:space="preserve"> Synteny between the painted lady and A) the </w:t>
      </w:r>
      <w:r w:rsidRPr="00063550">
        <w:rPr>
          <w:sz w:val="20"/>
          <w:szCs w:val="20"/>
          <w:lang w:val="en-US"/>
        </w:rPr>
        <w:t>silkmoth</w:t>
      </w:r>
      <w:r w:rsidRPr="00063550">
        <w:rPr>
          <w:color w:val="0E101A"/>
          <w:sz w:val="20"/>
          <w:szCs w:val="20"/>
          <w:lang w:val="en-US"/>
        </w:rPr>
        <w:t xml:space="preserve"> </w:t>
      </w:r>
      <w:ins w:id="41" w:author="Roger Vila" w:date="2022-03-29T12:51:00Z">
        <w:r w:rsidR="004167F9" w:rsidRPr="004167F9">
          <w:rPr>
            <w:color w:val="0E101A"/>
            <w:sz w:val="20"/>
            <w:szCs w:val="20"/>
            <w:lang w:val="en-US"/>
          </w:rPr>
          <w:t>(</w:t>
        </w:r>
        <w:r w:rsidR="004167F9" w:rsidRPr="004167F9">
          <w:rPr>
            <w:i/>
            <w:color w:val="0E101A"/>
            <w:sz w:val="20"/>
            <w:szCs w:val="20"/>
            <w:lang w:val="en-US"/>
          </w:rPr>
          <w:t>Bombyx mori</w:t>
        </w:r>
        <w:r w:rsidR="004167F9" w:rsidRPr="004167F9">
          <w:rPr>
            <w:color w:val="0E101A"/>
            <w:sz w:val="20"/>
            <w:szCs w:val="20"/>
            <w:lang w:val="en-US"/>
          </w:rPr>
          <w:t>)</w:t>
        </w:r>
        <w:r w:rsidR="004167F9">
          <w:rPr>
            <w:color w:val="0E101A"/>
            <w:sz w:val="20"/>
            <w:szCs w:val="20"/>
            <w:lang w:val="en-US"/>
          </w:rPr>
          <w:t xml:space="preserve"> </w:t>
        </w:r>
      </w:ins>
      <w:r w:rsidRPr="00063550">
        <w:rPr>
          <w:color w:val="0E101A"/>
          <w:sz w:val="20"/>
          <w:szCs w:val="20"/>
          <w:lang w:val="en-US"/>
        </w:rPr>
        <w:t xml:space="preserve">and B) </w:t>
      </w:r>
      <w:r w:rsidRPr="00063550">
        <w:rPr>
          <w:sz w:val="20"/>
          <w:szCs w:val="20"/>
          <w:lang w:val="en-US"/>
        </w:rPr>
        <w:t>the postman butterfly</w:t>
      </w:r>
      <w:ins w:id="42" w:author="Roger Vila" w:date="2022-03-29T12:50:00Z">
        <w:r w:rsidR="004167F9">
          <w:rPr>
            <w:sz w:val="20"/>
            <w:szCs w:val="20"/>
            <w:lang w:val="en-US"/>
          </w:rPr>
          <w:t xml:space="preserve"> </w:t>
        </w:r>
        <w:r w:rsidR="004167F9" w:rsidRPr="004167F9">
          <w:rPr>
            <w:sz w:val="20"/>
            <w:szCs w:val="20"/>
            <w:lang w:val="en-US"/>
          </w:rPr>
          <w:t>(</w:t>
        </w:r>
        <w:r w:rsidR="004167F9" w:rsidRPr="004167F9">
          <w:rPr>
            <w:i/>
            <w:sz w:val="20"/>
            <w:szCs w:val="20"/>
            <w:lang w:val="en-US"/>
          </w:rPr>
          <w:t>Heliconius melpomene</w:t>
        </w:r>
        <w:r w:rsidR="004167F9" w:rsidRPr="004167F9">
          <w:rPr>
            <w:sz w:val="20"/>
            <w:szCs w:val="20"/>
            <w:lang w:val="en-US"/>
          </w:rPr>
          <w:t>)</w:t>
        </w:r>
      </w:ins>
      <w:r w:rsidRPr="00063550">
        <w:rPr>
          <w:i/>
          <w:color w:val="0E101A"/>
          <w:sz w:val="20"/>
          <w:szCs w:val="20"/>
          <w:lang w:val="en-US"/>
        </w:rPr>
        <w:t xml:space="preserve"> </w:t>
      </w:r>
      <w:r w:rsidRPr="00063550">
        <w:rPr>
          <w:color w:val="0E101A"/>
          <w:sz w:val="20"/>
          <w:szCs w:val="20"/>
          <w:lang w:val="en-US"/>
        </w:rPr>
        <w:t xml:space="preserve">chromosomes, respectively. </w:t>
      </w:r>
      <w:r w:rsidRPr="00063550">
        <w:rPr>
          <w:i/>
          <w:color w:val="0E101A"/>
          <w:sz w:val="20"/>
          <w:szCs w:val="20"/>
          <w:lang w:val="en-US"/>
        </w:rPr>
        <w:t>Vanessa cardui</w:t>
      </w:r>
      <w:r w:rsidRPr="00063550">
        <w:rPr>
          <w:color w:val="0E101A"/>
          <w:sz w:val="20"/>
          <w:szCs w:val="20"/>
          <w:lang w:val="en-US"/>
        </w:rPr>
        <w:t xml:space="preserve"> autosomes are sorted and named according to length and the sex chromosomes are indicated with Z and W. Orthologous genes are connected with lines. Colors represent individual chromosomes.</w:t>
      </w:r>
    </w:p>
    <w:p w14:paraId="24FD98C6" w14:textId="77777777" w:rsidR="00664B76" w:rsidRPr="00063550" w:rsidRDefault="00D0720A">
      <w:pPr>
        <w:pStyle w:val="Heading2"/>
        <w:widowControl w:val="0"/>
        <w:spacing w:before="400" w:line="312" w:lineRule="auto"/>
        <w:rPr>
          <w:lang w:val="en-US"/>
        </w:rPr>
      </w:pPr>
      <w:bookmarkStart w:id="43" w:name="_1t3h5sf" w:colFirst="0" w:colLast="0"/>
      <w:bookmarkEnd w:id="43"/>
      <w:r w:rsidRPr="00063550">
        <w:rPr>
          <w:lang w:val="en-US"/>
        </w:rPr>
        <w:lastRenderedPageBreak/>
        <w:t>Gene family evolution</w:t>
      </w:r>
    </w:p>
    <w:p w14:paraId="626F175D" w14:textId="77777777" w:rsidR="0048011B" w:rsidRDefault="00D0720A">
      <w:pPr>
        <w:spacing w:before="400" w:after="120" w:line="312" w:lineRule="auto"/>
        <w:jc w:val="both"/>
        <w:rPr>
          <w:ins w:id="44" w:author="Roger Vila" w:date="2022-03-29T12:59:00Z"/>
          <w:lang w:val="en-US"/>
        </w:rPr>
      </w:pPr>
      <w:r w:rsidRPr="00063550">
        <w:rPr>
          <w:lang w:val="en-US"/>
        </w:rPr>
        <w:t xml:space="preserve">To investigate the turnover of specific gene families in the painted lady, we analyzed a set of nine representative nymphalid species with detailed annotation information (see methods). The non-migratory </w:t>
      </w:r>
      <w:commentRangeStart w:id="45"/>
      <w:r w:rsidRPr="00063550">
        <w:rPr>
          <w:i/>
          <w:lang w:val="en-US"/>
        </w:rPr>
        <w:t>Vanessa tameamea</w:t>
      </w:r>
      <w:r w:rsidRPr="00063550">
        <w:rPr>
          <w:lang w:val="en-US"/>
        </w:rPr>
        <w:t xml:space="preserve"> </w:t>
      </w:r>
      <w:commentRangeEnd w:id="45"/>
      <w:r w:rsidR="002E7791">
        <w:rPr>
          <w:rStyle w:val="CommentReference"/>
        </w:rPr>
        <w:commentReference w:id="45"/>
      </w:r>
      <w:r w:rsidRPr="00063550">
        <w:rPr>
          <w:lang w:val="en-US"/>
        </w:rPr>
        <w:t xml:space="preserve">was included to assess differences in gene family evolution between sedentary and migratory lineages within the </w:t>
      </w:r>
      <w:r w:rsidRPr="00063550">
        <w:rPr>
          <w:i/>
          <w:lang w:val="en-US"/>
        </w:rPr>
        <w:t>Vanessa</w:t>
      </w:r>
      <w:r w:rsidRPr="00063550">
        <w:rPr>
          <w:lang w:val="en-US"/>
        </w:rPr>
        <w:t xml:space="preserve"> genus. We found that 93.2% (1,288,332) of the total number of genes from the nine nymphalid species were clustered in 14,027 orthogroups. The percentage of genes assigned to orthogroups varied from 86.7 to 99.6% in the different species (Table S1). In the painted lady, 96.4% (12,692) of the annotated genes were assigned to 10,361 orthogroups with 19 lineage-specific orthogroups containing 63 genes (Table S1). Within the </w:t>
      </w:r>
      <w:r w:rsidRPr="00063550">
        <w:rPr>
          <w:i/>
          <w:lang w:val="en-US"/>
        </w:rPr>
        <w:t>Vanessa</w:t>
      </w:r>
      <w:r w:rsidRPr="00063550">
        <w:rPr>
          <w:lang w:val="en-US"/>
        </w:rPr>
        <w:t xml:space="preserve"> genus, 65 expansions have occurred on the ancestral </w:t>
      </w:r>
      <w:r w:rsidRPr="00063550">
        <w:rPr>
          <w:i/>
          <w:lang w:val="en-US"/>
        </w:rPr>
        <w:t>Vanessa</w:t>
      </w:r>
      <w:r w:rsidRPr="00063550">
        <w:rPr>
          <w:lang w:val="en-US"/>
        </w:rPr>
        <w:t xml:space="preserve"> branch, 648 on the </w:t>
      </w:r>
      <w:r w:rsidRPr="00063550">
        <w:rPr>
          <w:i/>
          <w:lang w:val="en-US"/>
        </w:rPr>
        <w:t>V. cardui</w:t>
      </w:r>
      <w:r w:rsidRPr="00063550">
        <w:rPr>
          <w:lang w:val="en-US"/>
        </w:rPr>
        <w:t xml:space="preserve"> branch and 1,563 on the </w:t>
      </w:r>
      <w:r w:rsidRPr="00063550">
        <w:rPr>
          <w:i/>
          <w:lang w:val="en-US"/>
        </w:rPr>
        <w:t>V. tameamea</w:t>
      </w:r>
      <w:r w:rsidRPr="00063550">
        <w:rPr>
          <w:lang w:val="en-US"/>
        </w:rPr>
        <w:t xml:space="preserve"> branch.</w:t>
      </w:r>
    </w:p>
    <w:p w14:paraId="2FDA9BC1" w14:textId="77571289" w:rsidR="00664B76" w:rsidRPr="00063550" w:rsidRDefault="00D0720A">
      <w:pPr>
        <w:spacing w:before="400" w:after="120" w:line="312" w:lineRule="auto"/>
        <w:jc w:val="both"/>
        <w:rPr>
          <w:color w:val="FF00FF"/>
          <w:sz w:val="20"/>
          <w:szCs w:val="20"/>
          <w:lang w:val="en-US"/>
        </w:rPr>
      </w:pPr>
      <w:r w:rsidRPr="00063550">
        <w:rPr>
          <w:lang w:val="en-US"/>
        </w:rPr>
        <w:t xml:space="preserve"> </w:t>
      </w:r>
      <w:r w:rsidRPr="00063550">
        <w:rPr>
          <w:noProof/>
          <w:lang w:val="en-US"/>
        </w:rPr>
        <w:drawing>
          <wp:inline distT="0" distB="0" distL="0" distR="0" wp14:anchorId="00719999" wp14:editId="211E2BDF">
            <wp:extent cx="5943600" cy="485730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943600" cy="4857304"/>
                    </a:xfrm>
                    <a:prstGeom prst="rect">
                      <a:avLst/>
                    </a:prstGeom>
                    <a:ln/>
                  </pic:spPr>
                </pic:pic>
              </a:graphicData>
            </a:graphic>
          </wp:inline>
        </w:drawing>
      </w:r>
    </w:p>
    <w:p w14:paraId="7095FAF3" w14:textId="77777777" w:rsidR="00664B76" w:rsidRPr="00063550" w:rsidRDefault="00D0720A" w:rsidP="00D0720A">
      <w:pPr>
        <w:jc w:val="both"/>
        <w:rPr>
          <w:color w:val="0E101A"/>
          <w:sz w:val="20"/>
          <w:szCs w:val="20"/>
          <w:shd w:val="clear" w:color="auto" w:fill="C9DAF8"/>
          <w:lang w:val="en-US"/>
        </w:rPr>
      </w:pPr>
      <w:r w:rsidRPr="00063550">
        <w:rPr>
          <w:b/>
          <w:color w:val="0E101A"/>
          <w:sz w:val="20"/>
          <w:szCs w:val="20"/>
          <w:lang w:val="en-US"/>
        </w:rPr>
        <w:lastRenderedPageBreak/>
        <w:t>Figure 3.</w:t>
      </w:r>
      <w:r w:rsidRPr="00063550">
        <w:rPr>
          <w:color w:val="0E101A"/>
          <w:sz w:val="20"/>
          <w:szCs w:val="20"/>
          <w:lang w:val="en-US"/>
        </w:rPr>
        <w:t xml:space="preserve"> A) Significantly (p-value &lt; 0.05 after FDR-correction) enriched gene ontology (GO) terms associated with expanded gene families in the painted lady. The bars show the number of genes associated with each GO-term. The different GO-categories are </w:t>
      </w:r>
      <w:commentRangeStart w:id="46"/>
      <w:r w:rsidRPr="00063550">
        <w:rPr>
          <w:color w:val="0E101A"/>
          <w:sz w:val="20"/>
          <w:szCs w:val="20"/>
          <w:lang w:val="en-US"/>
        </w:rPr>
        <w:t>biological process (BP), cellular compartment (CC) and molecular function (MF</w:t>
      </w:r>
      <w:commentRangeEnd w:id="46"/>
      <w:r w:rsidR="001056C2">
        <w:rPr>
          <w:rStyle w:val="CommentReference"/>
        </w:rPr>
        <w:commentReference w:id="46"/>
      </w:r>
      <w:r w:rsidRPr="00063550">
        <w:rPr>
          <w:color w:val="0E101A"/>
          <w:sz w:val="20"/>
          <w:szCs w:val="20"/>
          <w:lang w:val="en-US"/>
        </w:rPr>
        <w:t>). B) Orthogroups with significantly enriched GO-terms. Shared GO terms between ontology terms (biological process category only) are shown in connecting lines. C) Spatial distribution of genes from extended orthogroups identified in BadiRate analysis.</w:t>
      </w:r>
    </w:p>
    <w:p w14:paraId="44C93330" w14:textId="04532186" w:rsidR="00664B76" w:rsidRPr="00063550" w:rsidRDefault="00D0720A">
      <w:pPr>
        <w:spacing w:before="400" w:after="120" w:line="312" w:lineRule="auto"/>
        <w:jc w:val="both"/>
        <w:rPr>
          <w:color w:val="FF00FF"/>
          <w:lang w:val="en-US"/>
        </w:rPr>
      </w:pPr>
      <w:r w:rsidRPr="00063550">
        <w:rPr>
          <w:color w:val="0E101A"/>
          <w:lang w:val="en-US"/>
        </w:rPr>
        <w:t>We used a maximum likelihood model to detect genes with distinct gene family expansion rates in the painted lady</w:t>
      </w:r>
      <w:r w:rsidRPr="00063550">
        <w:rPr>
          <w:i/>
          <w:color w:val="0E101A"/>
          <w:lang w:val="en-US"/>
        </w:rPr>
        <w:t xml:space="preserve"> </w:t>
      </w:r>
      <w:r w:rsidRPr="00063550">
        <w:rPr>
          <w:color w:val="0E101A"/>
          <w:lang w:val="en-US"/>
        </w:rPr>
        <w:t xml:space="preserve">compared to the other species. The analysis showed that 15 orthogroups were significantly expanded in the painted lady. The orthogroups contained 77 genes, of which 34 had associated GO-terms (Figure 3). Among the largest expanded gene families were two classes of proteases, a lipoprotein receptor and the Lepidoptera-specific </w:t>
      </w:r>
      <w:r w:rsidRPr="00063550">
        <w:rPr>
          <w:i/>
          <w:color w:val="0E101A"/>
          <w:lang w:val="en-US"/>
        </w:rPr>
        <w:t>moricin</w:t>
      </w:r>
      <w:r w:rsidRPr="00063550">
        <w:rPr>
          <w:color w:val="0E101A"/>
          <w:lang w:val="en-US"/>
        </w:rPr>
        <w:t xml:space="preserve"> immune-gene family. Analysis of the spatial distribution of extended orthogroups revealed clustering/tandem duplications for all except one of the orthogroups (Figure 3C). Significantly enriched GO-terms for expanded gene families in the painted lady were predominantly associated with protein degradation, muscle function and development, and fatty acid and energy metabolism (Figure 3A). Multiple ontology terms were shared between expanded orthogroups, pointing towards similar functions associated with the different gene families (Figure 3B). </w:t>
      </w:r>
      <w:r w:rsidRPr="00063550">
        <w:rPr>
          <w:lang w:val="en-US"/>
        </w:rPr>
        <w:t xml:space="preserve">To assess potential convergence between migratory species, we also identified gene families with a distinct gene expansion rate in </w:t>
      </w:r>
      <w:commentRangeStart w:id="47"/>
      <w:del w:id="48" w:author="Gerard Talavera" w:date="2022-04-01T12:12:00Z">
        <w:r w:rsidRPr="00063550" w:rsidDel="00AE7FA1">
          <w:rPr>
            <w:lang w:val="en-US"/>
          </w:rPr>
          <w:delText xml:space="preserve">the </w:delText>
        </w:r>
      </w:del>
      <w:r w:rsidRPr="00063550">
        <w:rPr>
          <w:lang w:val="en-US"/>
        </w:rPr>
        <w:t xml:space="preserve">two migratory lineages </w:t>
      </w:r>
      <w:commentRangeEnd w:id="47"/>
      <w:r w:rsidR="00AE7FA1">
        <w:rPr>
          <w:rStyle w:val="CommentReference"/>
        </w:rPr>
        <w:commentReference w:id="47"/>
      </w:r>
      <w:r w:rsidRPr="00063550">
        <w:rPr>
          <w:lang w:val="en-US"/>
        </w:rPr>
        <w:t>(the painted lady</w:t>
      </w:r>
      <w:r w:rsidRPr="00063550">
        <w:rPr>
          <w:i/>
          <w:lang w:val="en-US"/>
        </w:rPr>
        <w:t xml:space="preserve"> </w:t>
      </w:r>
      <w:r w:rsidRPr="00063550">
        <w:rPr>
          <w:lang w:val="en-US"/>
        </w:rPr>
        <w:t xml:space="preserve">and the Monarch butterfly, </w:t>
      </w:r>
      <w:r w:rsidRPr="00063550">
        <w:rPr>
          <w:i/>
          <w:lang w:val="en-US"/>
        </w:rPr>
        <w:t>Danaus plexippus</w:t>
      </w:r>
      <w:r w:rsidRPr="00063550">
        <w:rPr>
          <w:lang w:val="en-US"/>
        </w:rPr>
        <w:t xml:space="preserve">), compared to the other nymphalids. This analysis revealed 11 orthogroups with a higher expansion rate and 29 orthogroups with </w:t>
      </w:r>
      <w:commentRangeStart w:id="49"/>
      <w:r w:rsidRPr="00063550">
        <w:rPr>
          <w:lang w:val="en-US"/>
        </w:rPr>
        <w:t>genes specific to these two species</w:t>
      </w:r>
      <w:commentRangeEnd w:id="49"/>
      <w:r w:rsidR="00862F6C">
        <w:rPr>
          <w:rStyle w:val="CommentReference"/>
        </w:rPr>
        <w:commentReference w:id="49"/>
      </w:r>
      <w:r w:rsidRPr="00063550">
        <w:rPr>
          <w:lang w:val="en-US"/>
        </w:rPr>
        <w:t>. The common orthogroups included 112 genes and were significantly enriched for GO-terms predominantly associated with metabolic processes, defence against infection and neuronal activity (Figure S2).</w:t>
      </w:r>
    </w:p>
    <w:p w14:paraId="75BD9C77" w14:textId="77777777" w:rsidR="00664B76" w:rsidRPr="00063550" w:rsidRDefault="00D0720A">
      <w:pPr>
        <w:pStyle w:val="Heading2"/>
        <w:widowControl w:val="0"/>
        <w:spacing w:before="400" w:line="312" w:lineRule="auto"/>
        <w:rPr>
          <w:lang w:val="en-US"/>
        </w:rPr>
      </w:pPr>
      <w:bookmarkStart w:id="50" w:name="_36w5qhir9622" w:colFirst="0" w:colLast="0"/>
      <w:bookmarkEnd w:id="50"/>
      <w:r w:rsidRPr="00063550">
        <w:rPr>
          <w:lang w:val="en-US"/>
        </w:rPr>
        <w:t>Patterns of recombination rate variation</w:t>
      </w:r>
    </w:p>
    <w:p w14:paraId="06286DE1" w14:textId="77777777" w:rsidR="00664B76" w:rsidRPr="00063550" w:rsidRDefault="00D0720A">
      <w:pPr>
        <w:pStyle w:val="Heading3"/>
        <w:spacing w:before="400" w:after="120" w:line="312" w:lineRule="auto"/>
        <w:jc w:val="both"/>
        <w:rPr>
          <w:lang w:val="en-US"/>
        </w:rPr>
      </w:pPr>
      <w:bookmarkStart w:id="51" w:name="_17dp8vu" w:colFirst="0" w:colLast="0"/>
      <w:bookmarkEnd w:id="51"/>
      <w:r w:rsidRPr="00063550">
        <w:rPr>
          <w:lang w:val="en-US"/>
        </w:rPr>
        <w:t>Global and chromosome specific recombination rates</w:t>
      </w:r>
    </w:p>
    <w:p w14:paraId="580C12E6" w14:textId="77777777" w:rsidR="00664B76" w:rsidRPr="00063550" w:rsidRDefault="00D0720A">
      <w:pPr>
        <w:spacing w:before="400" w:after="120" w:line="312" w:lineRule="auto"/>
        <w:jc w:val="both"/>
        <w:rPr>
          <w:sz w:val="20"/>
          <w:szCs w:val="20"/>
          <w:lang w:val="en-US"/>
        </w:rPr>
      </w:pPr>
      <w:r w:rsidRPr="00063550">
        <w:rPr>
          <w:lang w:val="en-US"/>
        </w:rPr>
        <w:t xml:space="preserve">The development of a detailed linkage map allowed both for estimating the global recombination rate in </w:t>
      </w:r>
      <w:r w:rsidRPr="00063550">
        <w:rPr>
          <w:color w:val="0E101A"/>
          <w:lang w:val="en-US"/>
        </w:rPr>
        <w:t>the painted lady</w:t>
      </w:r>
      <w:r w:rsidRPr="00063550">
        <w:rPr>
          <w:lang w:val="en-US"/>
        </w:rPr>
        <w:t xml:space="preserve"> and to investigate potential regional recombination rate variation and association with genomic features. The average, genome-wide recombination rate was 3.81 cM / Mb (W-chromosome excluded), but there was considerable inter-chromosomal variation (2.21 - 8.00 cM / Mb; Table S2, Figure S3), with a significantly higher rate on shorter chromosomes than on longer chromosomes (Figure 4). The recombination rate on the Z-chromosome was 3.09 cM / Mb, lower than the average unweighted autosomal rate. However, the recombination rate on the Z-chromosome was not lower than expected given the overall negative correlation between recombination rate and chromosome size (Spearman’s rank correlation, 𝛒 = -0.83, p-value = 6.51*10</w:t>
      </w:r>
      <w:r w:rsidRPr="00063550">
        <w:rPr>
          <w:vertAlign w:val="superscript"/>
          <w:lang w:val="en-US"/>
        </w:rPr>
        <w:t>-07</w:t>
      </w:r>
      <w:r w:rsidRPr="00063550">
        <w:rPr>
          <w:lang w:val="en-US"/>
        </w:rPr>
        <w:t xml:space="preserve">; Figure 4A). Besides the negative association between chromosome size and </w:t>
      </w:r>
      <w:del w:id="52" w:author="Roger Vila" w:date="2022-03-29T12:59:00Z">
        <w:r w:rsidRPr="00063550" w:rsidDel="0048011B">
          <w:rPr>
            <w:lang w:val="en-US"/>
          </w:rPr>
          <w:lastRenderedPageBreak/>
          <w:delText xml:space="preserve"> </w:delText>
        </w:r>
      </w:del>
      <w:r w:rsidRPr="00063550">
        <w:rPr>
          <w:lang w:val="en-US"/>
        </w:rPr>
        <w:t>recombination rate, we also found significant negative associations between chromosome size and GC-content (𝛒 = -0.65, p-value = 8.35*10</w:t>
      </w:r>
      <w:r w:rsidRPr="00063550">
        <w:rPr>
          <w:vertAlign w:val="superscript"/>
          <w:lang w:val="en-US"/>
        </w:rPr>
        <w:t>-05</w:t>
      </w:r>
      <w:r w:rsidRPr="00063550">
        <w:rPr>
          <w:lang w:val="en-US"/>
        </w:rPr>
        <w:t>) and repeat density (𝛒 = -0.77, p-value = 1.37*10</w:t>
      </w:r>
      <w:r w:rsidRPr="00063550">
        <w:rPr>
          <w:vertAlign w:val="superscript"/>
          <w:lang w:val="en-US"/>
        </w:rPr>
        <w:t>-06</w:t>
      </w:r>
      <w:r w:rsidRPr="00063550">
        <w:rPr>
          <w:lang w:val="en-US"/>
        </w:rPr>
        <w:t>), and a positive association with gene density (𝛒 = 0.68, p-value = 2.63*10</w:t>
      </w:r>
      <w:r w:rsidRPr="00063550">
        <w:rPr>
          <w:vertAlign w:val="superscript"/>
          <w:lang w:val="en-US"/>
        </w:rPr>
        <w:t>-05</w:t>
      </w:r>
      <w:r w:rsidRPr="00063550">
        <w:rPr>
          <w:lang w:val="en-US"/>
        </w:rPr>
        <w:t xml:space="preserve">) (Figure 4 B,C,D). </w:t>
      </w:r>
    </w:p>
    <w:p w14:paraId="623DEA4D" w14:textId="77777777" w:rsidR="00664B76" w:rsidRPr="00063550" w:rsidRDefault="00D0720A">
      <w:pPr>
        <w:jc w:val="both"/>
        <w:rPr>
          <w:sz w:val="20"/>
          <w:szCs w:val="20"/>
          <w:highlight w:val="yellow"/>
          <w:lang w:val="en-US"/>
        </w:rPr>
      </w:pPr>
      <w:r w:rsidRPr="00063550">
        <w:rPr>
          <w:noProof/>
          <w:color w:val="434343"/>
          <w:sz w:val="28"/>
          <w:szCs w:val="28"/>
          <w:lang w:val="en-US"/>
        </w:rPr>
        <w:drawing>
          <wp:inline distT="114300" distB="114300" distL="114300" distR="114300" wp14:anchorId="1D85C0B7" wp14:editId="2F3EDC06">
            <wp:extent cx="6031368" cy="32813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l="803" r="964"/>
                    <a:stretch>
                      <a:fillRect/>
                    </a:stretch>
                  </pic:blipFill>
                  <pic:spPr>
                    <a:xfrm>
                      <a:off x="0" y="0"/>
                      <a:ext cx="6031368" cy="3281363"/>
                    </a:xfrm>
                    <a:prstGeom prst="rect">
                      <a:avLst/>
                    </a:prstGeom>
                    <a:ln/>
                  </pic:spPr>
                </pic:pic>
              </a:graphicData>
            </a:graphic>
          </wp:inline>
        </w:drawing>
      </w:r>
    </w:p>
    <w:p w14:paraId="7C5289A0" w14:textId="77777777" w:rsidR="00664B76" w:rsidRPr="00063550" w:rsidRDefault="00D0720A" w:rsidP="00D0720A">
      <w:pPr>
        <w:jc w:val="both"/>
        <w:rPr>
          <w:color w:val="434343"/>
          <w:sz w:val="28"/>
          <w:szCs w:val="28"/>
          <w:lang w:val="en-US"/>
        </w:rPr>
      </w:pPr>
      <w:r w:rsidRPr="00063550">
        <w:rPr>
          <w:b/>
          <w:sz w:val="20"/>
          <w:szCs w:val="20"/>
          <w:lang w:val="en-US"/>
        </w:rPr>
        <w:t>Figure 4.</w:t>
      </w:r>
      <w:r w:rsidRPr="00063550">
        <w:rPr>
          <w:sz w:val="20"/>
          <w:szCs w:val="20"/>
          <w:lang w:val="en-US"/>
        </w:rPr>
        <w:t xml:space="preserve"> Top row: Associations between chromosome length and A) recombination rate, B) base composition, C) repeat content and D) gene density. Chromosome length is given in megabases (Mb). Bottom row: Regional distribution of the recombination rate (E), base composition (F), repeat density and gene density in 2 Mb windows along the chromosomes. All chromosomes were analyzed jointly and the y-axis shows the relative position (proportion of chromosomal length) from the center of the chromosomes.</w:t>
      </w:r>
    </w:p>
    <w:p w14:paraId="0576B06C" w14:textId="77777777" w:rsidR="00664B76" w:rsidRPr="00063550" w:rsidRDefault="00664B76">
      <w:pPr>
        <w:jc w:val="both"/>
        <w:rPr>
          <w:color w:val="434343"/>
          <w:sz w:val="28"/>
          <w:szCs w:val="28"/>
          <w:lang w:val="en-US"/>
        </w:rPr>
      </w:pPr>
    </w:p>
    <w:p w14:paraId="355AC4ED" w14:textId="77777777" w:rsidR="00664B76" w:rsidRPr="00063550" w:rsidRDefault="00D0720A">
      <w:pPr>
        <w:jc w:val="both"/>
        <w:rPr>
          <w:color w:val="434343"/>
          <w:sz w:val="28"/>
          <w:szCs w:val="28"/>
          <w:lang w:val="en-US"/>
        </w:rPr>
      </w:pPr>
      <w:r w:rsidRPr="00063550">
        <w:rPr>
          <w:color w:val="434343"/>
          <w:sz w:val="28"/>
          <w:szCs w:val="28"/>
          <w:lang w:val="en-US"/>
        </w:rPr>
        <w:t>Intra-chromosomal variation in recombination rate and associations with genomic elements</w:t>
      </w:r>
    </w:p>
    <w:p w14:paraId="76417995" w14:textId="77777777" w:rsidR="00664B76" w:rsidRPr="00063550" w:rsidRDefault="00664B76">
      <w:pPr>
        <w:jc w:val="both"/>
        <w:rPr>
          <w:color w:val="434343"/>
          <w:sz w:val="28"/>
          <w:szCs w:val="28"/>
          <w:lang w:val="en-US"/>
        </w:rPr>
      </w:pPr>
    </w:p>
    <w:p w14:paraId="48E23FE4" w14:textId="77777777" w:rsidR="00664B76" w:rsidRPr="00063550" w:rsidRDefault="00D0720A">
      <w:pPr>
        <w:jc w:val="both"/>
        <w:rPr>
          <w:lang w:val="en-US"/>
        </w:rPr>
      </w:pPr>
      <w:r w:rsidRPr="00063550">
        <w:rPr>
          <w:lang w:val="en-US"/>
        </w:rPr>
        <w:t>To quantify potential regional variation in recombination rate within chromosomes, we estimated the recombination rate in 2 Mb non-overlapping windows along each individual chromosome. The average rate across windows was similar to both the global rate estimate across chromosomes (4.05 +/- 2.45 cM / Mb) and the overall chromosome level estimates (2.58 - 7.53 cM / Mb, W-chromosome excluded). The recombination rate estimates for individual windows ranged between 0 - 14.79 cM / Mb (Figure S3, Table S2) and visual inspection revealed a bimodal distribution with reduced recombination rate in the center of chromosomes and towards chromosome ends (Figure 4, E-H). To test this observation formally, we analyzed the difference in recombination rate between bins representing five relative distance intervals from the center of the chromosome for all chromosomes combined and found that the recombination rate was significantly lower in the center (first bin), significantly higher in the flanking terminal (fourth) regions and then again lower at the terminal end (Wilcoxon rank sum test, p-value &lt; 3.70*10</w:t>
      </w:r>
      <w:r w:rsidRPr="00063550">
        <w:rPr>
          <w:vertAlign w:val="superscript"/>
          <w:lang w:val="en-US"/>
        </w:rPr>
        <w:t>-02</w:t>
      </w:r>
      <w:r w:rsidRPr="00063550">
        <w:rPr>
          <w:lang w:val="en-US"/>
        </w:rPr>
        <w:t>- 6.30*10</w:t>
      </w:r>
      <w:r w:rsidRPr="00063550">
        <w:rPr>
          <w:vertAlign w:val="superscript"/>
          <w:lang w:val="en-US"/>
        </w:rPr>
        <w:t>-15</w:t>
      </w:r>
      <w:del w:id="53" w:author="Roger Vila" w:date="2022-03-29T13:18:00Z">
        <w:r w:rsidRPr="00063550" w:rsidDel="0002316A">
          <w:rPr>
            <w:lang w:val="en-US"/>
          </w:rPr>
          <w:delText xml:space="preserve"> </w:delText>
        </w:r>
      </w:del>
      <w:r w:rsidRPr="00063550">
        <w:rPr>
          <w:lang w:val="en-US"/>
        </w:rPr>
        <w:t>, Figure S4).</w:t>
      </w:r>
    </w:p>
    <w:p w14:paraId="2AB9E3EC" w14:textId="77777777" w:rsidR="00664B76" w:rsidRPr="00063550" w:rsidRDefault="00664B76">
      <w:pPr>
        <w:jc w:val="both"/>
        <w:rPr>
          <w:lang w:val="en-US"/>
        </w:rPr>
      </w:pPr>
    </w:p>
    <w:p w14:paraId="3869A343" w14:textId="77777777" w:rsidR="00664B76" w:rsidRPr="00063550" w:rsidRDefault="00D0720A">
      <w:pPr>
        <w:jc w:val="both"/>
        <w:rPr>
          <w:lang w:val="en-US"/>
        </w:rPr>
      </w:pPr>
      <w:r w:rsidRPr="00063550">
        <w:rPr>
          <w:lang w:val="en-US"/>
        </w:rPr>
        <w:t>To assess potential relationships between the recombination rate and genomic features in more detail, we first investigated different associations between the window-based recombination rate estimates and variation in nucleotide composition and proportions of different TEs and genes. The W-chromosome was excluded from this analysis since it is non-recombining in Lepidoptera. We found that the GC-content increased towards the ends of chromosomes and was positively associated to the regional recombination rate (𝛒 = 0.32, p-value = 3.68*10</w:t>
      </w:r>
      <w:r w:rsidRPr="00063550">
        <w:rPr>
          <w:vertAlign w:val="superscript"/>
          <w:lang w:val="en-US"/>
        </w:rPr>
        <w:t>-06</w:t>
      </w:r>
      <w:r w:rsidRPr="00063550">
        <w:rPr>
          <w:lang w:val="en-US"/>
        </w:rPr>
        <w:t>). Gene density was homogeneous across chromosomes, with only a minor increase towards the chromosome center, and was negatively associated with the recombination rate (r = -0.19, p-value = 7.27*10</w:t>
      </w:r>
      <w:r w:rsidRPr="00063550">
        <w:rPr>
          <w:vertAlign w:val="superscript"/>
          <w:lang w:val="en-US"/>
        </w:rPr>
        <w:t>-03</w:t>
      </w:r>
      <w:r w:rsidRPr="00063550">
        <w:rPr>
          <w:lang w:val="en-US"/>
        </w:rPr>
        <w:t>). We found a significant positive association between the overall repeat proportion and the recombination rate (𝛒 = 0.35, p-value = 3.48e</w:t>
      </w:r>
      <w:r w:rsidRPr="00063550">
        <w:rPr>
          <w:vertAlign w:val="superscript"/>
          <w:lang w:val="en-US"/>
        </w:rPr>
        <w:t>-07</w:t>
      </w:r>
      <w:r w:rsidRPr="00063550">
        <w:rPr>
          <w:lang w:val="en-US"/>
        </w:rPr>
        <w:t>; Figure 5), and this pattern was consistent for all repeat classes, but strongest for SINEs (𝛒 = 0.42, p-value = 2.63e</w:t>
      </w:r>
      <w:r w:rsidRPr="00063550">
        <w:rPr>
          <w:vertAlign w:val="superscript"/>
          <w:lang w:val="en-US"/>
        </w:rPr>
        <w:t>-10</w:t>
      </w:r>
      <w:r w:rsidRPr="00063550">
        <w:rPr>
          <w:lang w:val="en-US"/>
        </w:rPr>
        <w:t>) and weakest for LTRs (𝛒 = 0.14, p-value = 4.04e</w:t>
      </w:r>
      <w:r w:rsidRPr="00063550">
        <w:rPr>
          <w:vertAlign w:val="superscript"/>
          <w:lang w:val="en-US"/>
        </w:rPr>
        <w:t>-02</w:t>
      </w:r>
      <w:r w:rsidRPr="00063550">
        <w:rPr>
          <w:lang w:val="en-US"/>
        </w:rPr>
        <w:t>). The association between recombination rate and proportion of LTRs was, however, not significant when only including autosomes (𝛒 = 0.11, p-value = 11.04e</w:t>
      </w:r>
      <w:r w:rsidRPr="00063550">
        <w:rPr>
          <w:vertAlign w:val="superscript"/>
          <w:lang w:val="en-US"/>
        </w:rPr>
        <w:t>-02</w:t>
      </w:r>
      <w:r w:rsidRPr="00063550">
        <w:rPr>
          <w:lang w:val="en-US"/>
        </w:rPr>
        <w:t>) (Figure 5, Figure S5).</w:t>
      </w:r>
    </w:p>
    <w:p w14:paraId="47A9029A" w14:textId="77777777" w:rsidR="00664B76" w:rsidRPr="00063550" w:rsidRDefault="00D0720A">
      <w:pPr>
        <w:spacing w:before="400" w:after="120" w:line="312" w:lineRule="auto"/>
        <w:jc w:val="both"/>
        <w:rPr>
          <w:lang w:val="en-US"/>
        </w:rPr>
      </w:pPr>
      <w:r w:rsidRPr="00063550">
        <w:rPr>
          <w:lang w:val="en-US"/>
        </w:rPr>
        <w:t>To disentangle the relative strength of associations between the regional recombination rate and genomic features, a multiple linear model was implemented with recombination rate as the dependent variable. As explanatory variables we used chromosome length, chromosome type, GC-content, proportion of genes (CDS) and proportions of all different classes of TEs. We found that the regression model was significant (df = 197, F = 7.73, p-value = 5.36*10</w:t>
      </w:r>
      <w:r w:rsidRPr="00063550">
        <w:rPr>
          <w:vertAlign w:val="superscript"/>
          <w:lang w:val="en-US"/>
        </w:rPr>
        <w:t>-09</w:t>
      </w:r>
      <w:r w:rsidRPr="00063550">
        <w:rPr>
          <w:lang w:val="en-US"/>
        </w:rPr>
        <w:t>) and explanatory variables in the model accounted for 21% of the variation in recombination rate (R</w:t>
      </w:r>
      <w:r w:rsidRPr="00063550">
        <w:rPr>
          <w:vertAlign w:val="superscript"/>
          <w:lang w:val="en-US"/>
        </w:rPr>
        <w:t>2</w:t>
      </w:r>
      <w:r w:rsidRPr="00063550">
        <w:rPr>
          <w:lang w:val="en-US"/>
        </w:rPr>
        <w:t xml:space="preserve"> = 0.24, adj R</w:t>
      </w:r>
      <w:r w:rsidRPr="00063550">
        <w:rPr>
          <w:vertAlign w:val="superscript"/>
          <w:lang w:val="en-US"/>
        </w:rPr>
        <w:t>2</w:t>
      </w:r>
      <w:r w:rsidRPr="00063550">
        <w:rPr>
          <w:lang w:val="en-US"/>
        </w:rPr>
        <w:t xml:space="preserve"> = 0.21). Most of the variation was explained by the positive association with the proportion of SINEs (est 1.59, p-value = 9.75*10</w:t>
      </w:r>
      <w:r w:rsidRPr="00063550">
        <w:rPr>
          <w:vertAlign w:val="superscript"/>
          <w:lang w:val="en-US"/>
        </w:rPr>
        <w:t>-04</w:t>
      </w:r>
      <w:r w:rsidRPr="00063550">
        <w:rPr>
          <w:lang w:val="en-US"/>
        </w:rPr>
        <w:t>) and the negative association with chromosome size (est -0.48, p-value = 4.88*10</w:t>
      </w:r>
      <w:r w:rsidRPr="00063550">
        <w:rPr>
          <w:vertAlign w:val="superscript"/>
          <w:lang w:val="en-US"/>
        </w:rPr>
        <w:t>-02</w:t>
      </w:r>
      <w:r w:rsidRPr="00063550">
        <w:rPr>
          <w:lang w:val="en-US"/>
        </w:rPr>
        <w:t xml:space="preserve">; Figure 5, </w:t>
      </w:r>
      <w:del w:id="54" w:author="Roger Vila" w:date="2022-03-29T13:02:00Z">
        <w:r w:rsidRPr="00063550" w:rsidDel="00032FDF">
          <w:rPr>
            <w:lang w:val="en-US"/>
          </w:rPr>
          <w:delText xml:space="preserve"> </w:delText>
        </w:r>
      </w:del>
      <w:r w:rsidRPr="00063550">
        <w:rPr>
          <w:lang w:val="en-US"/>
        </w:rPr>
        <w:t xml:space="preserve">Table S3). </w:t>
      </w:r>
    </w:p>
    <w:p w14:paraId="39D5AFCD" w14:textId="2895E074" w:rsidR="00D0720A" w:rsidRPr="00063550" w:rsidRDefault="00D0720A">
      <w:pPr>
        <w:spacing w:before="400" w:after="120" w:line="312" w:lineRule="auto"/>
        <w:jc w:val="both"/>
        <w:rPr>
          <w:lang w:val="en-US"/>
        </w:rPr>
      </w:pPr>
      <w:r w:rsidRPr="00063550">
        <w:rPr>
          <w:lang w:val="en-US"/>
        </w:rPr>
        <w:t>Finally</w:t>
      </w:r>
      <w:ins w:id="55" w:author="Roger Vila" w:date="2022-03-29T13:02:00Z">
        <w:r w:rsidR="00032FDF">
          <w:rPr>
            <w:lang w:val="en-US"/>
          </w:rPr>
          <w:t>,</w:t>
        </w:r>
      </w:ins>
      <w:r w:rsidRPr="00063550">
        <w:rPr>
          <w:lang w:val="en-US"/>
        </w:rPr>
        <w:t xml:space="preserve"> we explored whether gene expansions could be associated with other genomic features, and we therefore compared TE abundance in the regions with and without gene gains. The mean densities of LTRs, LINEs and DNA transposons were higher in regions with gene gains (Wilcoxon rank sum test, p-value 3.1*10</w:t>
      </w:r>
      <w:r w:rsidRPr="00063550">
        <w:rPr>
          <w:vertAlign w:val="superscript"/>
          <w:lang w:val="en-US"/>
        </w:rPr>
        <w:t>-03</w:t>
      </w:r>
      <w:r w:rsidRPr="00063550">
        <w:rPr>
          <w:lang w:val="en-US"/>
        </w:rPr>
        <w:t xml:space="preserve"> - 6.0*10</w:t>
      </w:r>
      <w:r w:rsidRPr="00063550">
        <w:rPr>
          <w:vertAlign w:val="superscript"/>
          <w:lang w:val="en-US"/>
        </w:rPr>
        <w:t>-04</w:t>
      </w:r>
      <w:r w:rsidRPr="00063550">
        <w:rPr>
          <w:lang w:val="en-US"/>
        </w:rPr>
        <w:t>, Figure S6), as was mean GC-content (p-value 3.0*10</w:t>
      </w:r>
      <w:r w:rsidRPr="00063550">
        <w:rPr>
          <w:vertAlign w:val="superscript"/>
          <w:lang w:val="en-US"/>
        </w:rPr>
        <w:t>-02</w:t>
      </w:r>
      <w:r w:rsidRPr="00063550">
        <w:rPr>
          <w:lang w:val="en-US"/>
        </w:rPr>
        <w:t>). The gene densities or recombination rates did not differ between regions with and regions without gene gains (Wilcoxon rank sum test, p-value, 9.1*10</w:t>
      </w:r>
      <w:r w:rsidRPr="00063550">
        <w:rPr>
          <w:vertAlign w:val="superscript"/>
          <w:lang w:val="en-US"/>
        </w:rPr>
        <w:t>-01</w:t>
      </w:r>
      <w:r w:rsidRPr="00063550">
        <w:rPr>
          <w:lang w:val="en-US"/>
        </w:rPr>
        <w:t xml:space="preserve"> and </w:t>
      </w:r>
      <w:commentRangeStart w:id="56"/>
      <w:r w:rsidRPr="00063550">
        <w:rPr>
          <w:lang w:val="en-US"/>
        </w:rPr>
        <w:t>8.*</w:t>
      </w:r>
      <w:commentRangeEnd w:id="56"/>
      <w:r w:rsidR="00032FDF">
        <w:rPr>
          <w:rStyle w:val="CommentReference"/>
        </w:rPr>
        <w:commentReference w:id="56"/>
      </w:r>
      <w:r w:rsidRPr="00063550">
        <w:rPr>
          <w:lang w:val="en-US"/>
        </w:rPr>
        <w:t>10</w:t>
      </w:r>
      <w:r w:rsidRPr="00063550">
        <w:rPr>
          <w:vertAlign w:val="superscript"/>
          <w:lang w:val="en-US"/>
        </w:rPr>
        <w:t>-01</w:t>
      </w:r>
      <w:r w:rsidRPr="00063550">
        <w:rPr>
          <w:lang w:val="en-US"/>
        </w:rPr>
        <w:t xml:space="preserve">, Figure S6). </w:t>
      </w:r>
    </w:p>
    <w:p w14:paraId="55C62DDA" w14:textId="77777777" w:rsidR="00D0720A" w:rsidRPr="00063550" w:rsidRDefault="00D0720A">
      <w:pPr>
        <w:spacing w:before="400" w:after="120" w:line="312" w:lineRule="auto"/>
        <w:jc w:val="both"/>
        <w:rPr>
          <w:lang w:val="en-US"/>
        </w:rPr>
      </w:pPr>
    </w:p>
    <w:p w14:paraId="2ED9F0FE" w14:textId="77777777" w:rsidR="00664B76" w:rsidRPr="00063550" w:rsidRDefault="00D0720A">
      <w:pPr>
        <w:spacing w:before="400" w:after="120" w:line="312" w:lineRule="auto"/>
        <w:jc w:val="both"/>
        <w:rPr>
          <w:lang w:val="en-US"/>
        </w:rPr>
      </w:pPr>
      <w:r w:rsidRPr="00063550">
        <w:rPr>
          <w:noProof/>
          <w:lang w:val="en-US"/>
        </w:rPr>
        <w:lastRenderedPageBreak/>
        <w:drawing>
          <wp:inline distT="0" distB="0" distL="0" distR="0" wp14:anchorId="198BA278" wp14:editId="1CE48DFB">
            <wp:extent cx="5943600" cy="5651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5651500"/>
                    </a:xfrm>
                    <a:prstGeom prst="rect">
                      <a:avLst/>
                    </a:prstGeom>
                    <a:ln/>
                  </pic:spPr>
                </pic:pic>
              </a:graphicData>
            </a:graphic>
          </wp:inline>
        </w:drawing>
      </w:r>
    </w:p>
    <w:p w14:paraId="79FF1038" w14:textId="77777777" w:rsidR="00664B76" w:rsidRPr="00063550" w:rsidRDefault="00D0720A">
      <w:pPr>
        <w:spacing w:before="400" w:after="120" w:line="312" w:lineRule="auto"/>
        <w:jc w:val="both"/>
        <w:rPr>
          <w:lang w:val="en-US"/>
        </w:rPr>
      </w:pPr>
      <w:r w:rsidRPr="00063550">
        <w:rPr>
          <w:b/>
          <w:sz w:val="20"/>
          <w:szCs w:val="20"/>
          <w:lang w:val="en-US"/>
        </w:rPr>
        <w:t>Figure 5.</w:t>
      </w:r>
      <w:r w:rsidRPr="00063550">
        <w:rPr>
          <w:sz w:val="20"/>
          <w:szCs w:val="20"/>
          <w:lang w:val="en-US"/>
        </w:rPr>
        <w:t xml:space="preserve"> Correlation between recombination rate and density of genomic features. A) Summary of the linear model with regional recombination rate as the response variable. Each explanatory variable in the model is listed along the Y-axis and the relative estimated effect (X-axis), and error intervals are indicated with horizontal bars for each variable. B - H) Associations between the regional recombination rate and specific genomic features. Linear regression lines, Spearman’s correlation coefficients (ρ) and the corresponding p-values for significant analyzes are given. Gray dots/lines indicate autosomal regions and </w:t>
      </w:r>
      <w:commentRangeStart w:id="57"/>
      <w:r w:rsidRPr="00063550">
        <w:rPr>
          <w:sz w:val="20"/>
          <w:szCs w:val="20"/>
          <w:lang w:val="en-US"/>
        </w:rPr>
        <w:t xml:space="preserve">turkis </w:t>
      </w:r>
      <w:commentRangeEnd w:id="57"/>
      <w:r w:rsidR="007D054B">
        <w:rPr>
          <w:rStyle w:val="CommentReference"/>
        </w:rPr>
        <w:commentReference w:id="57"/>
      </w:r>
      <w:r w:rsidRPr="00063550">
        <w:rPr>
          <w:sz w:val="20"/>
          <w:szCs w:val="20"/>
          <w:lang w:val="en-US"/>
        </w:rPr>
        <w:t>dots/lines Z-chromosome linked regions.</w:t>
      </w:r>
    </w:p>
    <w:p w14:paraId="491E2D47" w14:textId="77777777" w:rsidR="00664B76" w:rsidRPr="00063550" w:rsidRDefault="00D0720A">
      <w:pPr>
        <w:pStyle w:val="Heading1"/>
        <w:spacing w:line="312" w:lineRule="auto"/>
        <w:rPr>
          <w:color w:val="B7B7B7"/>
          <w:lang w:val="en-US"/>
        </w:rPr>
      </w:pPr>
      <w:bookmarkStart w:id="58" w:name="_lnxbz9" w:colFirst="0" w:colLast="0"/>
      <w:bookmarkEnd w:id="58"/>
      <w:r w:rsidRPr="00063550">
        <w:rPr>
          <w:lang w:val="en-US"/>
        </w:rPr>
        <w:lastRenderedPageBreak/>
        <w:t>Discussion</w:t>
      </w:r>
    </w:p>
    <w:p w14:paraId="25BBDD3A" w14:textId="77777777" w:rsidR="00664B76" w:rsidRPr="00063550" w:rsidRDefault="00D0720A">
      <w:pPr>
        <w:pStyle w:val="Heading2"/>
        <w:jc w:val="both"/>
        <w:rPr>
          <w:lang w:val="en-US"/>
        </w:rPr>
      </w:pPr>
      <w:bookmarkStart w:id="59" w:name="_5czuk1t3pxf7" w:colFirst="0" w:colLast="0"/>
      <w:bookmarkEnd w:id="59"/>
      <w:r w:rsidRPr="00063550">
        <w:rPr>
          <w:lang w:val="en-US"/>
        </w:rPr>
        <w:t>General</w:t>
      </w:r>
    </w:p>
    <w:p w14:paraId="3322CB25" w14:textId="77777777" w:rsidR="00664B76" w:rsidRPr="00063550" w:rsidRDefault="00D0720A">
      <w:pPr>
        <w:jc w:val="both"/>
        <w:rPr>
          <w:lang w:val="en-US"/>
        </w:rPr>
      </w:pPr>
      <w:r w:rsidRPr="00063550">
        <w:rPr>
          <w:color w:val="0E101A"/>
          <w:lang w:val="en-US"/>
        </w:rPr>
        <w:t>Here we present detailed results on the genomic architecture and regional recombination rate variation in the painted lady. The data paves the way for understanding the interplay between molecular mechanisms and micro-evolutionary processes shaping the genome of butterflies in general</w:t>
      </w:r>
      <w:r w:rsidRPr="00063550">
        <w:rPr>
          <w:i/>
          <w:color w:val="0E101A"/>
          <w:lang w:val="en-US"/>
        </w:rPr>
        <w:t xml:space="preserve"> </w:t>
      </w:r>
      <w:r w:rsidRPr="00063550">
        <w:rPr>
          <w:color w:val="0E101A"/>
          <w:lang w:val="en-US"/>
        </w:rPr>
        <w:t xml:space="preserve">and provide the first insights into the links between genomic features and the unique lifestyle of this species. The rapid technological advances and dropping costs of DNA-sequencing methods have led to a staggering development rate of high-quality genome assemblies, including many butterfly species </w:t>
      </w:r>
      <w:hyperlink r:id="rId33">
        <w:r w:rsidRPr="00063550">
          <w:rPr>
            <w:lang w:val="en-US"/>
          </w:rPr>
          <w:t>(Li et al. 2015; Celorio-Mancera et al. 2021; Yang et al. 2020; Gu et al. 2019; Smolander et al. 2022)</w:t>
        </w:r>
      </w:hyperlink>
      <w:r w:rsidRPr="00063550">
        <w:rPr>
          <w:color w:val="0E101A"/>
          <w:lang w:val="en-US"/>
        </w:rPr>
        <w:t>, and the availability of genomic resources will probably increase almost exponentially in the near future, as a result of the Darwin tree of Life (</w:t>
      </w:r>
      <w:hyperlink r:id="rId34">
        <w:r w:rsidRPr="00063550">
          <w:rPr>
            <w:color w:val="1155CC"/>
            <w:u w:val="single"/>
            <w:lang w:val="en-US"/>
          </w:rPr>
          <w:t>https://www.darwintreeoflife.org/</w:t>
        </w:r>
      </w:hyperlink>
      <w:r w:rsidRPr="00063550">
        <w:rPr>
          <w:color w:val="0E101A"/>
          <w:lang w:val="en-US"/>
        </w:rPr>
        <w:t xml:space="preserve">), the European Reference Genome Atlas (ERGA; https://www.erga-biodiversity.eu/) and other similar initiatives. However, detailed and curated genome annotation data are more time-consuming and expensive to generate and therefore still limiting comparative/population genomic and genotype-phenotype association approaches, not the least in butterflies </w:t>
      </w:r>
      <w:hyperlink r:id="rId35">
        <w:r w:rsidRPr="00063550">
          <w:rPr>
            <w:lang w:val="en-US"/>
          </w:rPr>
          <w:t>(Hill et al. 2019; Davey et al. 2017; Van Belleghem et al. 2017)</w:t>
        </w:r>
      </w:hyperlink>
      <w:r w:rsidRPr="00063550">
        <w:rPr>
          <w:color w:val="0E101A"/>
          <w:lang w:val="en-US"/>
        </w:rPr>
        <w:t>. Another limiting factor for understanding both genome architecture in general, the relative effects of random and selective forces on sequence evolution and maintenance/loss of genetic diversity, and divergence processes, is that detailed recombination rate data are both laborious and time-intensive to gain, especially for natural populations. As a consequence, high-density recombination maps are still lacking for the vast majority of wild species where genome assemblies are now available. The detailed annotation information and the high-density linkage map for the painted lady developed here, therefore provide opportunities for both comparative studies on genome structure organization, population genomic- and micro-evolutionary investigations in the entire Lepidoptera clade.</w:t>
      </w:r>
    </w:p>
    <w:p w14:paraId="58D81272" w14:textId="0FD919FC" w:rsidR="00664B76" w:rsidRPr="00063550" w:rsidRDefault="00D0720A">
      <w:pPr>
        <w:widowControl w:val="0"/>
        <w:spacing w:before="400"/>
        <w:jc w:val="both"/>
        <w:rPr>
          <w:lang w:val="en-US"/>
        </w:rPr>
      </w:pPr>
      <w:r w:rsidRPr="00063550">
        <w:rPr>
          <w:color w:val="0E101A"/>
          <w:lang w:val="en-US"/>
        </w:rPr>
        <w:t xml:space="preserve">Chromosome numbers have been shown to vary considerably between different butterfly and moth species; the haploid chromosome counts range from 5 to 223 </w:t>
      </w:r>
      <w:hyperlink r:id="rId36">
        <w:r w:rsidRPr="00063550">
          <w:rPr>
            <w:lang w:val="en-US"/>
          </w:rPr>
          <w:t>(de Vos et al. 2020; Lukhtanov 2015)</w:t>
        </w:r>
      </w:hyperlink>
      <w:r w:rsidRPr="00063550">
        <w:rPr>
          <w:color w:val="0E101A"/>
          <w:lang w:val="en-US"/>
        </w:rPr>
        <w:t xml:space="preserve">. In agreement with previous data </w:t>
      </w:r>
      <w:hyperlink r:id="rId37">
        <w:r w:rsidRPr="00063550">
          <w:rPr>
            <w:lang w:val="en-US"/>
          </w:rPr>
          <w:t>(Zhang et al. 2021)</w:t>
        </w:r>
      </w:hyperlink>
      <w:r w:rsidRPr="00063550">
        <w:rPr>
          <w:color w:val="0E101A"/>
          <w:lang w:val="en-US"/>
        </w:rPr>
        <w:t xml:space="preserve">, both the linkage map and the DToL genome assembly clearly showed that the painted lady has a total haploid chromosome count of 31. We confirmed high levels of synteny and gene order collinearity between the painted lady and the silkmoth, and the lineage specific chromosome fusions characterized before in </w:t>
      </w:r>
      <w:r w:rsidRPr="00063550">
        <w:rPr>
          <w:i/>
          <w:color w:val="0E101A"/>
          <w:lang w:val="en-US"/>
        </w:rPr>
        <w:t>H. melpomene</w:t>
      </w:r>
      <w:r w:rsidRPr="00063550">
        <w:rPr>
          <w:color w:val="0E101A"/>
          <w:lang w:val="en-US"/>
        </w:rPr>
        <w:t xml:space="preserve"> </w:t>
      </w:r>
      <w:hyperlink r:id="rId38">
        <w:r w:rsidRPr="00063550">
          <w:rPr>
            <w:lang w:val="en-US"/>
          </w:rPr>
          <w:t>(Davey et al. 2017)</w:t>
        </w:r>
      </w:hyperlink>
      <w:r w:rsidRPr="00063550">
        <w:rPr>
          <w:color w:val="0E101A"/>
          <w:lang w:val="en-US"/>
        </w:rPr>
        <w:t>. Hence, similar to other nymphalid butterflies, the painted lady</w:t>
      </w:r>
      <w:r w:rsidRPr="00063550">
        <w:rPr>
          <w:i/>
          <w:color w:val="0E101A"/>
          <w:lang w:val="en-US"/>
        </w:rPr>
        <w:t xml:space="preserve"> </w:t>
      </w:r>
      <w:r w:rsidRPr="00063550">
        <w:rPr>
          <w:color w:val="0E101A"/>
          <w:lang w:val="en-US"/>
        </w:rPr>
        <w:t xml:space="preserve">has retained the inferred ancestral lepidopteran karyotype </w:t>
      </w:r>
      <w:hyperlink r:id="rId39">
        <w:r w:rsidRPr="00063550">
          <w:rPr>
            <w:lang w:val="en-US"/>
          </w:rPr>
          <w:t>(Ahola et al. 2014)</w:t>
        </w:r>
      </w:hyperlink>
      <w:r w:rsidRPr="00063550">
        <w:rPr>
          <w:color w:val="0E101A"/>
          <w:lang w:val="en-US"/>
        </w:rPr>
        <w:t>. The annotation procedure revealed that the painted lady</w:t>
      </w:r>
      <w:r w:rsidRPr="00063550">
        <w:rPr>
          <w:i/>
          <w:color w:val="0E101A"/>
          <w:lang w:val="en-US"/>
        </w:rPr>
        <w:t xml:space="preserve"> </w:t>
      </w:r>
      <w:r w:rsidRPr="00063550">
        <w:rPr>
          <w:color w:val="0E101A"/>
          <w:lang w:val="en-US"/>
        </w:rPr>
        <w:t xml:space="preserve">harbors a gene set (n = 13,161) close to the suggested core set in Lepidoptera </w:t>
      </w:r>
      <w:hyperlink r:id="rId40">
        <w:r w:rsidRPr="00063550">
          <w:rPr>
            <w:lang w:val="en-US"/>
          </w:rPr>
          <w:t>(Challi et al. 2016; Li et al. 2019)</w:t>
        </w:r>
      </w:hyperlink>
      <w:r w:rsidRPr="00063550">
        <w:rPr>
          <w:color w:val="0E101A"/>
          <w:lang w:val="en-US"/>
        </w:rPr>
        <w:t xml:space="preserve"> and a relatively low overall TE content. However, the TE content was significantly </w:t>
      </w:r>
      <w:r w:rsidRPr="00063550">
        <w:rPr>
          <w:lang w:val="en-US"/>
        </w:rPr>
        <w:t xml:space="preserve">higher and the gene density lower on smaller chromosomes. A clear outlier for gene density and TE content was the W-chromosome. While having a size equal to an average autosome, the W-chromosome demonstrated very specific features; both a significantly higher overall proportion of TEs, a larger fraction of longer TEs, and a different distribution of repeat classes compared to other chromosomes. Similar to </w:t>
      </w:r>
      <w:r w:rsidRPr="00063550">
        <w:rPr>
          <w:i/>
          <w:lang w:val="en-US"/>
        </w:rPr>
        <w:t xml:space="preserve">B. mori </w:t>
      </w:r>
      <w:r w:rsidRPr="00063550">
        <w:rPr>
          <w:lang w:val="en-US"/>
        </w:rPr>
        <w:t xml:space="preserve">and </w:t>
      </w:r>
      <w:r w:rsidRPr="00063550">
        <w:rPr>
          <w:i/>
          <w:lang w:val="en-US"/>
        </w:rPr>
        <w:t>Dryas iulia</w:t>
      </w:r>
      <w:r w:rsidRPr="00063550">
        <w:rPr>
          <w:lang w:val="en-US"/>
        </w:rPr>
        <w:t xml:space="preserve">, </w:t>
      </w:r>
      <w:r w:rsidRPr="00063550">
        <w:rPr>
          <w:lang w:val="en-US"/>
        </w:rPr>
        <w:lastRenderedPageBreak/>
        <w:t xml:space="preserve">the W-chromosome in </w:t>
      </w:r>
      <w:r w:rsidRPr="00063550">
        <w:rPr>
          <w:color w:val="0E101A"/>
          <w:lang w:val="en-US"/>
        </w:rPr>
        <w:t>the painted lady</w:t>
      </w:r>
      <w:r w:rsidRPr="00063550">
        <w:rPr>
          <w:lang w:val="en-US"/>
        </w:rPr>
        <w:t xml:space="preserve"> had a significantly higher proportion of LTRs and LINEs </w:t>
      </w:r>
      <w:hyperlink r:id="rId41">
        <w:r w:rsidRPr="00063550">
          <w:rPr>
            <w:lang w:val="en-US"/>
          </w:rPr>
          <w:t>(Lewis et al. 2021; Mita et al. 2004)</w:t>
        </w:r>
      </w:hyperlink>
      <w:r w:rsidRPr="00063550">
        <w:rPr>
          <w:lang w:val="en-US"/>
        </w:rPr>
        <w:t xml:space="preserve">. The proportion of SINEs was however much smaller on the W-chromosome than on the autosomes and the Z-chromosome. A lack of protein coding genes, like we observed on the </w:t>
      </w:r>
      <w:del w:id="60" w:author="Roger Vila" w:date="2022-03-29T15:41:00Z">
        <w:r w:rsidRPr="00063550" w:rsidDel="00797AE9">
          <w:rPr>
            <w:color w:val="0E101A"/>
            <w:lang w:val="en-US"/>
          </w:rPr>
          <w:delText xml:space="preserve">the </w:delText>
        </w:r>
      </w:del>
      <w:r w:rsidRPr="00063550">
        <w:rPr>
          <w:color w:val="0E101A"/>
          <w:lang w:val="en-US"/>
        </w:rPr>
        <w:t>painted lady</w:t>
      </w:r>
      <w:r w:rsidRPr="00063550">
        <w:rPr>
          <w:lang w:val="en-US"/>
        </w:rPr>
        <w:t xml:space="preserve"> W-chromosome, has also been observed in </w:t>
      </w:r>
      <w:r w:rsidRPr="00063550">
        <w:rPr>
          <w:i/>
          <w:lang w:val="en-US"/>
        </w:rPr>
        <w:t>B. mori</w:t>
      </w:r>
      <w:r w:rsidRPr="00063550">
        <w:rPr>
          <w:lang w:val="en-US"/>
        </w:rPr>
        <w:t xml:space="preserve"> </w:t>
      </w:r>
      <w:hyperlink r:id="rId42">
        <w:r w:rsidRPr="00063550">
          <w:rPr>
            <w:lang w:val="en-US"/>
          </w:rPr>
          <w:t>(Abe et al. 2008; Mita et al. 2004)</w:t>
        </w:r>
      </w:hyperlink>
      <w:r w:rsidRPr="00063550">
        <w:rPr>
          <w:lang w:val="en-US"/>
        </w:rPr>
        <w:t xml:space="preserve">, and is likely a consequence of the general degradation process of the non-recombining sex-chromosome </w:t>
      </w:r>
      <w:hyperlink r:id="rId43">
        <w:r w:rsidRPr="00063550">
          <w:rPr>
            <w:lang w:val="en-US"/>
          </w:rPr>
          <w:t>(Bachtrog 2013)</w:t>
        </w:r>
      </w:hyperlink>
      <w:r w:rsidRPr="00063550">
        <w:rPr>
          <w:lang w:val="en-US"/>
        </w:rPr>
        <w:t>. The higher accumulation of TEs is also an expected consequence of recombination suppression and comparatively low effective population size (</w:t>
      </w:r>
      <w:r w:rsidRPr="00063550">
        <w:rPr>
          <w:i/>
          <w:lang w:val="en-US"/>
        </w:rPr>
        <w:t>N</w:t>
      </w:r>
      <w:r w:rsidRPr="00063550">
        <w:rPr>
          <w:i/>
          <w:vertAlign w:val="subscript"/>
          <w:lang w:val="en-US"/>
        </w:rPr>
        <w:t>e</w:t>
      </w:r>
      <w:r w:rsidRPr="00063550">
        <w:rPr>
          <w:lang w:val="en-US"/>
        </w:rPr>
        <w:t xml:space="preserve">) of the W-chromosome (¼ of the autosomes at equal sex-ratios), both as a consequence of Müllers ratchet and since the overall efficiency of selection against TE insertion is reduced for non-recombining chromosomes </w:t>
      </w:r>
      <w:hyperlink r:id="rId44">
        <w:r w:rsidRPr="00063550">
          <w:rPr>
            <w:lang w:val="en-US"/>
          </w:rPr>
          <w:t>(Bachtrog 2013)</w:t>
        </w:r>
      </w:hyperlink>
      <w:r w:rsidRPr="00063550">
        <w:rPr>
          <w:lang w:val="en-US"/>
        </w:rPr>
        <w:t xml:space="preserve">. The Z-chromosome is generally highly conserved in Lepidoptera </w:t>
      </w:r>
      <w:hyperlink r:id="rId45">
        <w:r w:rsidRPr="00063550">
          <w:rPr>
            <w:lang w:val="en-US"/>
          </w:rPr>
          <w:t>(Fraïsse et al. 2017)</w:t>
        </w:r>
      </w:hyperlink>
      <w:r w:rsidRPr="00063550">
        <w:rPr>
          <w:lang w:val="en-US"/>
        </w:rPr>
        <w:t xml:space="preserve"> and it is the largest of all </w:t>
      </w:r>
      <w:r w:rsidRPr="00063550">
        <w:rPr>
          <w:color w:val="0E101A"/>
          <w:lang w:val="en-US"/>
        </w:rPr>
        <w:t>the painted lady</w:t>
      </w:r>
      <w:r w:rsidRPr="00063550">
        <w:rPr>
          <w:lang w:val="en-US"/>
        </w:rPr>
        <w:t>’s</w:t>
      </w:r>
      <w:r w:rsidRPr="00063550">
        <w:rPr>
          <w:i/>
          <w:lang w:val="en-US"/>
        </w:rPr>
        <w:t xml:space="preserve"> </w:t>
      </w:r>
      <w:r w:rsidRPr="00063550">
        <w:rPr>
          <w:lang w:val="en-US"/>
        </w:rPr>
        <w:t>chromosomes. We did not find any significant differences in gene or TE content on the Z-chromosome compared to the autosomes.</w:t>
      </w:r>
    </w:p>
    <w:p w14:paraId="74488E9B" w14:textId="77777777" w:rsidR="00664B76" w:rsidRPr="00063550" w:rsidRDefault="00D0720A">
      <w:pPr>
        <w:pStyle w:val="Heading2"/>
        <w:widowControl w:val="0"/>
        <w:spacing w:before="400" w:line="312" w:lineRule="auto"/>
        <w:rPr>
          <w:lang w:val="en-US"/>
        </w:rPr>
      </w:pPr>
      <w:bookmarkStart w:id="61" w:name="_p1fqmf8nj815" w:colFirst="0" w:colLast="0"/>
      <w:bookmarkEnd w:id="61"/>
      <w:r w:rsidRPr="00063550">
        <w:rPr>
          <w:lang w:val="en-US"/>
        </w:rPr>
        <w:t>Gene family analysis</w:t>
      </w:r>
    </w:p>
    <w:p w14:paraId="1E93BF6E" w14:textId="4C67C2BB" w:rsidR="00664B76" w:rsidRPr="00063550" w:rsidRDefault="00D0720A">
      <w:pPr>
        <w:jc w:val="both"/>
        <w:rPr>
          <w:lang w:val="en-US"/>
        </w:rPr>
      </w:pPr>
      <w:r w:rsidRPr="00063550">
        <w:rPr>
          <w:color w:val="0E101A"/>
          <w:lang w:val="en-US"/>
        </w:rPr>
        <w:t xml:space="preserve">Gene family expansions can provide the raw material for both neo- and sub-functionalizing evolutionary directions, and the rate of gene duplication can be significantly higher than the rate of function-altering single nucleotide mutations </w:t>
      </w:r>
      <w:hyperlink r:id="rId46">
        <w:r w:rsidRPr="00063550">
          <w:rPr>
            <w:lang w:val="en-US"/>
          </w:rPr>
          <w:t>(Lipinski et al. 2011)</w:t>
        </w:r>
      </w:hyperlink>
      <w:r w:rsidRPr="00063550">
        <w:rPr>
          <w:color w:val="0E101A"/>
          <w:lang w:val="en-US"/>
        </w:rPr>
        <w:t xml:space="preserve">. However, most gene duplication events are probably deleterious </w:t>
      </w:r>
      <w:hyperlink r:id="rId47">
        <w:r w:rsidRPr="00063550">
          <w:rPr>
            <w:lang w:val="en-US"/>
          </w:rPr>
          <w:t>(Loehlin and Carroll 2016)</w:t>
        </w:r>
      </w:hyperlink>
      <w:r w:rsidRPr="00063550">
        <w:rPr>
          <w:color w:val="0E101A"/>
          <w:lang w:val="en-US"/>
        </w:rPr>
        <w:t xml:space="preserve"> or effectively neutral, leading to a low probability of fixation of novel gene copies </w:t>
      </w:r>
      <w:hyperlink r:id="rId48">
        <w:r w:rsidRPr="00063550">
          <w:rPr>
            <w:lang w:val="en-US"/>
          </w:rPr>
          <w:t>(Emerson et al. 2008)</w:t>
        </w:r>
      </w:hyperlink>
      <w:r w:rsidRPr="00063550">
        <w:rPr>
          <w:color w:val="0E101A"/>
          <w:lang w:val="en-US"/>
        </w:rPr>
        <w:t xml:space="preserve">. We found a comparatively low proportion of lineage-specific gene duplications in the painted lady, which could be a consequence of the large </w:t>
      </w:r>
      <w:r w:rsidRPr="00063550">
        <w:rPr>
          <w:i/>
          <w:color w:val="0E101A"/>
          <w:lang w:val="en-US"/>
        </w:rPr>
        <w:t>N</w:t>
      </w:r>
      <w:r w:rsidRPr="00063550">
        <w:rPr>
          <w:i/>
          <w:color w:val="0E101A"/>
          <w:vertAlign w:val="subscript"/>
          <w:lang w:val="en-US"/>
        </w:rPr>
        <w:t>e</w:t>
      </w:r>
      <w:r w:rsidRPr="00063550">
        <w:rPr>
          <w:color w:val="0E101A"/>
          <w:lang w:val="en-US"/>
        </w:rPr>
        <w:t xml:space="preserve"> of the species</w:t>
      </w:r>
      <w:ins w:id="62" w:author="Gerard Talavera" w:date="2022-03-31T22:46:00Z">
        <w:r w:rsidR="0023352D">
          <w:rPr>
            <w:color w:val="0E101A"/>
            <w:lang w:val="en-US"/>
          </w:rPr>
          <w:t xml:space="preserve"> (García-Berro et al, in prep)</w:t>
        </w:r>
      </w:ins>
      <w:r w:rsidRPr="00063550">
        <w:rPr>
          <w:color w:val="0E101A"/>
          <w:lang w:val="en-US"/>
        </w:rPr>
        <w:t xml:space="preserve">, which translates to efficient selection against slightly deleterious variants. The majority of the (comparatively few) significant gene expansions </w:t>
      </w:r>
      <w:commentRangeStart w:id="63"/>
      <w:r w:rsidRPr="00063550">
        <w:rPr>
          <w:color w:val="0E101A"/>
          <w:lang w:val="en-US"/>
        </w:rPr>
        <w:t xml:space="preserve">in the painted lady </w:t>
      </w:r>
      <w:commentRangeEnd w:id="63"/>
      <w:r w:rsidR="00B16A46">
        <w:rPr>
          <w:rStyle w:val="CommentReference"/>
        </w:rPr>
        <w:commentReference w:id="63"/>
      </w:r>
      <w:r w:rsidRPr="00063550">
        <w:rPr>
          <w:color w:val="0E101A"/>
          <w:lang w:val="en-US"/>
        </w:rPr>
        <w:t xml:space="preserve">clustered on single chromosomes - only a single gene family had expanded and dispersed across multiple chromosomes - suggesting that unequal crossing over has been the main mechanism behind gene family expansions </w:t>
      </w:r>
      <w:commentRangeStart w:id="64"/>
      <w:r w:rsidRPr="00063550">
        <w:rPr>
          <w:color w:val="0E101A"/>
          <w:lang w:val="en-US"/>
        </w:rPr>
        <w:t>in the species</w:t>
      </w:r>
      <w:commentRangeEnd w:id="64"/>
      <w:r w:rsidR="00B92BDA">
        <w:rPr>
          <w:rStyle w:val="CommentReference"/>
        </w:rPr>
        <w:commentReference w:id="64"/>
      </w:r>
      <w:r w:rsidRPr="00063550">
        <w:rPr>
          <w:color w:val="0E101A"/>
          <w:lang w:val="en-US"/>
        </w:rPr>
        <w:t>.</w:t>
      </w:r>
    </w:p>
    <w:p w14:paraId="2523A0D3" w14:textId="77777777" w:rsidR="00664B76" w:rsidRPr="00063550" w:rsidRDefault="00664B76">
      <w:pPr>
        <w:jc w:val="both"/>
        <w:rPr>
          <w:color w:val="0E101A"/>
          <w:lang w:val="en-US"/>
        </w:rPr>
      </w:pPr>
    </w:p>
    <w:p w14:paraId="62DD8B87" w14:textId="007B4B65" w:rsidR="00664B76" w:rsidRPr="00063550" w:rsidRDefault="00D0720A">
      <w:pPr>
        <w:jc w:val="both"/>
        <w:rPr>
          <w:color w:val="0E101A"/>
          <w:lang w:val="en-US"/>
        </w:rPr>
      </w:pPr>
      <w:r w:rsidRPr="00063550">
        <w:rPr>
          <w:i/>
          <w:color w:val="0E101A"/>
          <w:lang w:val="en-US"/>
        </w:rPr>
        <w:t>Vanessa cardui</w:t>
      </w:r>
      <w:r w:rsidRPr="00063550">
        <w:rPr>
          <w:color w:val="0E101A"/>
          <w:lang w:val="en-US"/>
        </w:rPr>
        <w:t xml:space="preserve"> has extraordinary life-history characteristics and has become a quickly uprising complementary model organism for studying insect migration. Over most of the nearly cosmopolitan distribution range </w:t>
      </w:r>
      <w:hyperlink r:id="rId49">
        <w:r w:rsidRPr="00063550">
          <w:rPr>
            <w:lang w:val="en-US"/>
          </w:rPr>
          <w:t>(Shields 1992)</w:t>
        </w:r>
      </w:hyperlink>
      <w:r w:rsidRPr="00063550">
        <w:rPr>
          <w:color w:val="0E101A"/>
          <w:lang w:val="en-US"/>
        </w:rPr>
        <w:t xml:space="preserve">, the painted lady individuals annually complete a multigenerational migratory circuit that can span many thousand kilometers in total, and single individuals can migrate &gt; 4,000 kilometers during lifetime </w:t>
      </w:r>
      <w:r w:rsidR="002C765A">
        <w:fldChar w:fldCharType="begin"/>
      </w:r>
      <w:r w:rsidR="002C765A">
        <w:instrText xml:space="preserve"> HYPERLINK "https://www.zotero.org/google-docs/?2jKV0b" \h </w:instrText>
      </w:r>
      <w:r w:rsidR="002C765A">
        <w:fldChar w:fldCharType="separate"/>
      </w:r>
      <w:r w:rsidRPr="00063550">
        <w:rPr>
          <w:lang w:val="en-US"/>
        </w:rPr>
        <w:t>(Talavera and Vila 2016; Stefanescu et al. 201</w:t>
      </w:r>
      <w:ins w:id="65" w:author="Gerard Talavera" w:date="2022-03-31T22:47:00Z">
        <w:r w:rsidR="0023352D">
          <w:rPr>
            <w:lang w:val="en-US"/>
          </w:rPr>
          <w:t>6</w:t>
        </w:r>
      </w:ins>
      <w:del w:id="66" w:author="Gerard Talavera" w:date="2022-03-31T22:47:00Z">
        <w:r w:rsidRPr="00063550" w:rsidDel="0023352D">
          <w:rPr>
            <w:lang w:val="en-US"/>
          </w:rPr>
          <w:delText>3</w:delText>
        </w:r>
      </w:del>
      <w:r w:rsidRPr="00063550">
        <w:rPr>
          <w:lang w:val="en-US"/>
        </w:rPr>
        <w:t>)</w:t>
      </w:r>
      <w:r w:rsidR="002C765A">
        <w:rPr>
          <w:lang w:val="en-US"/>
        </w:rPr>
        <w:fldChar w:fldCharType="end"/>
      </w:r>
      <w:commentRangeStart w:id="67"/>
      <w:r w:rsidRPr="00063550">
        <w:rPr>
          <w:color w:val="0E101A"/>
          <w:lang w:val="en-US"/>
        </w:rPr>
        <w:t>.</w:t>
      </w:r>
      <w:commentRangeEnd w:id="67"/>
      <w:r w:rsidR="0023352D">
        <w:rPr>
          <w:rStyle w:val="CommentReference"/>
        </w:rPr>
        <w:commentReference w:id="67"/>
      </w:r>
      <w:r w:rsidRPr="00063550">
        <w:rPr>
          <w:color w:val="0E101A"/>
          <w:lang w:val="en-US"/>
        </w:rPr>
        <w:t xml:space="preserve"> In addition, the painted lady is a</w:t>
      </w:r>
      <w:del w:id="68" w:author="Gerard Talavera" w:date="2022-03-31T22:51:00Z">
        <w:r w:rsidRPr="00063550" w:rsidDel="0023352D">
          <w:rPr>
            <w:color w:val="0E101A"/>
            <w:lang w:val="en-US"/>
          </w:rPr>
          <w:delText>n</w:delText>
        </w:r>
      </w:del>
      <w:r w:rsidRPr="00063550">
        <w:rPr>
          <w:color w:val="0E101A"/>
          <w:lang w:val="en-US"/>
        </w:rPr>
        <w:t xml:space="preserve"> </w:t>
      </w:r>
      <w:del w:id="69" w:author="Gerard Talavera" w:date="2022-03-31T22:49:00Z">
        <w:r w:rsidRPr="00063550" w:rsidDel="0023352D">
          <w:rPr>
            <w:color w:val="0E101A"/>
            <w:lang w:val="en-US"/>
          </w:rPr>
          <w:delText xml:space="preserve">extremely </w:delText>
        </w:r>
      </w:del>
      <w:r w:rsidRPr="00063550">
        <w:rPr>
          <w:color w:val="0E101A"/>
          <w:lang w:val="en-US"/>
        </w:rPr>
        <w:t xml:space="preserve">polyphagous generalist that utilizes </w:t>
      </w:r>
      <w:commentRangeStart w:id="70"/>
      <w:r w:rsidRPr="00063550">
        <w:rPr>
          <w:color w:val="0E101A"/>
          <w:lang w:val="en-US"/>
        </w:rPr>
        <w:t xml:space="preserve">&gt; 300 different </w:t>
      </w:r>
      <w:commentRangeEnd w:id="70"/>
      <w:r w:rsidR="0023352D">
        <w:rPr>
          <w:rStyle w:val="CommentReference"/>
        </w:rPr>
        <w:commentReference w:id="70"/>
      </w:r>
      <w:r w:rsidRPr="00063550">
        <w:rPr>
          <w:color w:val="0E101A"/>
          <w:lang w:val="en-US"/>
        </w:rPr>
        <w:t xml:space="preserve">larval host-plants </w:t>
      </w:r>
      <w:hyperlink r:id="rId50">
        <w:r w:rsidRPr="00063550">
          <w:rPr>
            <w:lang w:val="en-US"/>
          </w:rPr>
          <w:t>(Celorio-Mancera et al. 2016; Nylin et al. 2014; HOSTS)</w:t>
        </w:r>
      </w:hyperlink>
      <w:r w:rsidRPr="00063550">
        <w:rPr>
          <w:color w:val="0E101A"/>
          <w:lang w:val="en-US"/>
        </w:rPr>
        <w:t xml:space="preserve"> and, in contrast to other migratory butterflies</w:t>
      </w:r>
      <w:ins w:id="71" w:author="Gerard Talavera" w:date="2022-03-31T22:51:00Z">
        <w:r w:rsidR="0023352D">
          <w:rPr>
            <w:color w:val="0E101A"/>
            <w:lang w:val="en-US"/>
          </w:rPr>
          <w:t xml:space="preserve"> </w:t>
        </w:r>
        <w:commentRangeStart w:id="72"/>
        <w:r w:rsidR="0023352D">
          <w:rPr>
            <w:color w:val="0E101A"/>
            <w:lang w:val="en-US"/>
          </w:rPr>
          <w:t>in the temperate zone</w:t>
        </w:r>
      </w:ins>
      <w:r w:rsidRPr="00063550">
        <w:rPr>
          <w:color w:val="0E101A"/>
          <w:lang w:val="en-US"/>
        </w:rPr>
        <w:t xml:space="preserve"> </w:t>
      </w:r>
      <w:commentRangeEnd w:id="72"/>
      <w:r w:rsidR="0023352D">
        <w:rPr>
          <w:rStyle w:val="CommentReference"/>
        </w:rPr>
        <w:commentReference w:id="72"/>
      </w:r>
      <w:r w:rsidRPr="00063550">
        <w:rPr>
          <w:color w:val="0E101A"/>
          <w:lang w:val="en-US"/>
        </w:rPr>
        <w:t>like the monarch and the red admiral (</w:t>
      </w:r>
      <w:r w:rsidRPr="00063550">
        <w:rPr>
          <w:i/>
          <w:color w:val="0E101A"/>
          <w:lang w:val="en-US"/>
        </w:rPr>
        <w:t>Vanessa atalanta</w:t>
      </w:r>
      <w:r w:rsidRPr="00063550">
        <w:rPr>
          <w:color w:val="0E101A"/>
          <w:lang w:val="en-US"/>
        </w:rPr>
        <w:t xml:space="preserve">), the painted lady is non-diapausing </w:t>
      </w:r>
      <w:hyperlink r:id="rId51">
        <w:r w:rsidRPr="00063550">
          <w:rPr>
            <w:lang w:val="en-US"/>
          </w:rPr>
          <w:t>(Shields 1992)</w:t>
        </w:r>
      </w:hyperlink>
      <w:r w:rsidRPr="00063550">
        <w:rPr>
          <w:color w:val="0E101A"/>
          <w:lang w:val="en-US"/>
        </w:rPr>
        <w:t xml:space="preserve">. This unique combination of life-history traits is accompanied by high levels of heterozygosity and presumably a very large effective population size </w:t>
      </w:r>
      <w:r w:rsidR="002C765A">
        <w:fldChar w:fldCharType="begin"/>
      </w:r>
      <w:r w:rsidR="002C765A">
        <w:instrText xml:space="preserve"> HYPERLINK "https://www.zotero.org/google-docs/?MEqlwu" \h </w:instrText>
      </w:r>
      <w:r w:rsidR="002C765A">
        <w:fldChar w:fldCharType="separate"/>
      </w:r>
      <w:r w:rsidRPr="00063550">
        <w:rPr>
          <w:lang w:val="en-US"/>
        </w:rPr>
        <w:t>(Garc</w:t>
      </w:r>
      <w:ins w:id="73" w:author="Gerard Talavera" w:date="2022-03-31T23:00:00Z">
        <w:r w:rsidR="00F84FEB">
          <w:rPr>
            <w:lang w:val="en-US"/>
          </w:rPr>
          <w:t>í</w:t>
        </w:r>
      </w:ins>
      <w:del w:id="74" w:author="Gerard Talavera" w:date="2022-03-31T23:00:00Z">
        <w:r w:rsidRPr="00063550" w:rsidDel="00F84FEB">
          <w:rPr>
            <w:lang w:val="en-US"/>
          </w:rPr>
          <w:delText>i</w:delText>
        </w:r>
      </w:del>
      <w:r w:rsidRPr="00063550">
        <w:rPr>
          <w:lang w:val="en-US"/>
        </w:rPr>
        <w:t>a-Berro et al. in prep)</w:t>
      </w:r>
      <w:r w:rsidR="002C765A">
        <w:rPr>
          <w:lang w:val="en-US"/>
        </w:rPr>
        <w:fldChar w:fldCharType="end"/>
      </w:r>
      <w:r w:rsidRPr="00063550">
        <w:rPr>
          <w:color w:val="0E101A"/>
          <w:lang w:val="en-US"/>
        </w:rPr>
        <w:t xml:space="preserve">. The genetic underpinnings of migratory behavior have only been preliminarily characterized for a handful of insect species </w:t>
      </w:r>
      <w:hyperlink r:id="rId52">
        <w:r w:rsidRPr="00063550">
          <w:rPr>
            <w:lang w:val="en-US"/>
          </w:rPr>
          <w:t>(Zhu et al. 2009; Kang et al. 2004)</w:t>
        </w:r>
      </w:hyperlink>
      <w:r w:rsidRPr="00063550">
        <w:rPr>
          <w:color w:val="0E101A"/>
          <w:lang w:val="en-US"/>
        </w:rPr>
        <w:t xml:space="preserve">. The genetic compositions underlying the lineage-specific adaptations in the painted lady have not been studied. The dissection of potential associations between genetic (and epigenetic) variants and complex phenotypes like ‘migratory behavior’ obviously requires a combination of multiple approaches. As the first step to understanding lineage-specific </w:t>
      </w:r>
      <w:r w:rsidRPr="00063550">
        <w:rPr>
          <w:color w:val="0E101A"/>
          <w:lang w:val="en-US"/>
        </w:rPr>
        <w:lastRenderedPageBreak/>
        <w:t>characteristics of the painted lady,</w:t>
      </w:r>
      <w:r w:rsidRPr="00063550">
        <w:rPr>
          <w:i/>
          <w:color w:val="0E101A"/>
          <w:lang w:val="en-US"/>
        </w:rPr>
        <w:t xml:space="preserve"> </w:t>
      </w:r>
      <w:r w:rsidRPr="00063550">
        <w:rPr>
          <w:color w:val="0E101A"/>
          <w:lang w:val="en-US"/>
        </w:rPr>
        <w:t xml:space="preserve">we here focused on gene family evolution. Our results showed a </w:t>
      </w:r>
      <w:commentRangeStart w:id="75"/>
      <w:r w:rsidRPr="00063550">
        <w:rPr>
          <w:color w:val="0E101A"/>
          <w:lang w:val="en-US"/>
        </w:rPr>
        <w:t xml:space="preserve">limited number </w:t>
      </w:r>
      <w:commentRangeEnd w:id="75"/>
      <w:r w:rsidR="00B93065">
        <w:rPr>
          <w:rStyle w:val="CommentReference"/>
        </w:rPr>
        <w:commentReference w:id="75"/>
      </w:r>
      <w:r w:rsidRPr="00063550">
        <w:rPr>
          <w:color w:val="0E101A"/>
          <w:lang w:val="en-US"/>
        </w:rPr>
        <w:t>of genes with significant copy number expansions unique to the painted lady</w:t>
      </w:r>
      <w:r w:rsidRPr="00063550">
        <w:rPr>
          <w:i/>
          <w:color w:val="0E101A"/>
          <w:lang w:val="en-US"/>
        </w:rPr>
        <w:t xml:space="preserve"> </w:t>
      </w:r>
      <w:r w:rsidRPr="00063550">
        <w:rPr>
          <w:color w:val="0E101A"/>
          <w:lang w:val="en-US"/>
        </w:rPr>
        <w:t xml:space="preserve">lineage. The expanded gene families were mainly associated with functions related to the transport of fatty acids, protein metabolism, and muscle structure/activity. Since </w:t>
      </w:r>
      <w:commentRangeStart w:id="76"/>
      <w:r w:rsidRPr="00063550">
        <w:rPr>
          <w:color w:val="0E101A"/>
          <w:lang w:val="en-US"/>
        </w:rPr>
        <w:t>insects</w:t>
      </w:r>
      <w:commentRangeEnd w:id="76"/>
      <w:r w:rsidR="00B93065">
        <w:rPr>
          <w:rStyle w:val="CommentReference"/>
        </w:rPr>
        <w:commentReference w:id="76"/>
      </w:r>
      <w:r w:rsidRPr="00063550">
        <w:rPr>
          <w:color w:val="0E101A"/>
          <w:lang w:val="en-US"/>
        </w:rPr>
        <w:t xml:space="preserve"> mainly use fat as an energy resource during migration </w:t>
      </w:r>
      <w:hyperlink r:id="rId53">
        <w:r w:rsidRPr="00063550">
          <w:rPr>
            <w:lang w:val="en-US"/>
          </w:rPr>
          <w:t>(Weber 2009; Landys et al. 2005; Srygley and Dudley 2008; Murata and Tojo 2013)</w:t>
        </w:r>
      </w:hyperlink>
      <w:commentRangeStart w:id="77"/>
      <w:r w:rsidRPr="00063550">
        <w:rPr>
          <w:color w:val="0E101A"/>
          <w:lang w:val="en-US"/>
        </w:rPr>
        <w:t>,</w:t>
      </w:r>
      <w:commentRangeEnd w:id="77"/>
      <w:r w:rsidR="00E75985">
        <w:rPr>
          <w:rStyle w:val="CommentReference"/>
        </w:rPr>
        <w:commentReference w:id="77"/>
      </w:r>
      <w:r w:rsidRPr="00063550">
        <w:rPr>
          <w:color w:val="0E101A"/>
          <w:lang w:val="en-US"/>
        </w:rPr>
        <w:t xml:space="preserve"> both the capacity to build up fat deposits and efficient sequestration of fatty acids have likely been under strong selection in the painted lady. Likewise, enhanced muscle structure and function should be advantageous for long-distance migrants compared to sedentary species. Therefore, efficient fine-tuning and optimization of fatty acid metabolism and increased muscle sustainability during migration could have been aided by the expansion of specific gene sets involved in those processes.</w:t>
      </w:r>
    </w:p>
    <w:p w14:paraId="683EA1D1" w14:textId="77777777" w:rsidR="00664B76" w:rsidRPr="00063550" w:rsidRDefault="00664B76">
      <w:pPr>
        <w:jc w:val="both"/>
        <w:rPr>
          <w:color w:val="0E101A"/>
          <w:lang w:val="en-US"/>
        </w:rPr>
      </w:pPr>
    </w:p>
    <w:p w14:paraId="45D2BEB8" w14:textId="4AC2DA82" w:rsidR="00664B76" w:rsidRPr="00063550" w:rsidRDefault="00D0720A">
      <w:pPr>
        <w:jc w:val="both"/>
        <w:rPr>
          <w:color w:val="0E101A"/>
          <w:lang w:val="en-US"/>
        </w:rPr>
      </w:pPr>
      <w:r w:rsidRPr="00063550">
        <w:rPr>
          <w:color w:val="0E101A"/>
          <w:lang w:val="en-US"/>
        </w:rPr>
        <w:t xml:space="preserve">Besides the obvious advantages of having efficient energy metabolism and high-functioning flight machinery, long-range migrants will also benefit from utilizing a multitude of different host plants since they will encounter dramatically different habitats, both </w:t>
      </w:r>
      <w:commentRangeStart w:id="78"/>
      <w:r w:rsidRPr="00063550">
        <w:rPr>
          <w:color w:val="0E101A"/>
          <w:lang w:val="en-US"/>
        </w:rPr>
        <w:t>during the lifespan of single migratory individuals</w:t>
      </w:r>
      <w:commentRangeEnd w:id="78"/>
      <w:r w:rsidR="00A83D3D">
        <w:rPr>
          <w:rStyle w:val="CommentReference"/>
        </w:rPr>
        <w:commentReference w:id="78"/>
      </w:r>
      <w:r w:rsidRPr="00063550">
        <w:rPr>
          <w:color w:val="0E101A"/>
          <w:lang w:val="en-US"/>
        </w:rPr>
        <w:t xml:space="preserve"> and between consecutive generations. In contrast to the monophagous monarch butterfly, </w:t>
      </w:r>
      <w:ins w:id="79" w:author="Roger Vila" w:date="2022-03-29T13:42:00Z">
        <w:r w:rsidR="004E71CB">
          <w:rPr>
            <w:color w:val="0E101A"/>
            <w:lang w:val="en-US"/>
          </w:rPr>
          <w:t xml:space="preserve">the </w:t>
        </w:r>
      </w:ins>
      <w:r w:rsidRPr="00063550">
        <w:rPr>
          <w:color w:val="0E101A"/>
          <w:lang w:val="en-US"/>
        </w:rPr>
        <w:t xml:space="preserve">painted lady can utilize a wide range of host plant species </w:t>
      </w:r>
      <w:commentRangeStart w:id="80"/>
      <w:r w:rsidR="002C765A">
        <w:fldChar w:fldCharType="begin"/>
      </w:r>
      <w:r w:rsidR="002C765A">
        <w:instrText xml:space="preserve"> HYPERLINK "https://www.zotero.org/google-docs/?WaLlma" \h </w:instrText>
      </w:r>
      <w:r w:rsidR="002C765A">
        <w:fldChar w:fldCharType="separate"/>
      </w:r>
      <w:r w:rsidRPr="00063550">
        <w:rPr>
          <w:lang w:val="en-US"/>
        </w:rPr>
        <w:t>(Nylin et al. 2014)</w:t>
      </w:r>
      <w:r w:rsidR="002C765A">
        <w:rPr>
          <w:lang w:val="en-US"/>
        </w:rPr>
        <w:fldChar w:fldCharType="end"/>
      </w:r>
      <w:r w:rsidRPr="00063550">
        <w:rPr>
          <w:color w:val="0E101A"/>
          <w:lang w:val="en-US"/>
        </w:rPr>
        <w:t xml:space="preserve">, </w:t>
      </w:r>
      <w:commentRangeEnd w:id="80"/>
      <w:r w:rsidR="00A83D3D">
        <w:rPr>
          <w:rStyle w:val="CommentReference"/>
        </w:rPr>
        <w:commentReference w:id="80"/>
      </w:r>
      <w:r w:rsidRPr="00063550">
        <w:rPr>
          <w:color w:val="0E101A"/>
          <w:lang w:val="en-US"/>
        </w:rPr>
        <w:t>an adaptation that probably has been coupled to strong selection on genes involved in detoxification of secondary metabolites. We found that two of the significantly expanded gene families in the painted lady</w:t>
      </w:r>
      <w:r w:rsidRPr="00063550">
        <w:rPr>
          <w:i/>
          <w:color w:val="0E101A"/>
          <w:lang w:val="en-US"/>
        </w:rPr>
        <w:t xml:space="preserve"> </w:t>
      </w:r>
      <w:r w:rsidRPr="00063550">
        <w:rPr>
          <w:color w:val="0E101A"/>
          <w:lang w:val="en-US"/>
        </w:rPr>
        <w:t xml:space="preserve">(UDP-glycosyltransferase, carboxylesterase) were associated with detoxification and polyphagy </w:t>
      </w:r>
      <w:hyperlink r:id="rId54">
        <w:r w:rsidRPr="00063550">
          <w:rPr>
            <w:lang w:val="en-US"/>
          </w:rPr>
          <w:t>(Hatfield et al. 2016; Nagare et al. 2021; Breeschoten et al. 2022)</w:t>
        </w:r>
      </w:hyperlink>
      <w:r w:rsidRPr="00063550">
        <w:rPr>
          <w:color w:val="0E101A"/>
          <w:lang w:val="en-US"/>
        </w:rPr>
        <w:t xml:space="preserve">. </w:t>
      </w:r>
      <w:ins w:id="81" w:author="Roger Vila" w:date="2022-03-29T13:43:00Z">
        <w:r w:rsidR="004E71CB">
          <w:rPr>
            <w:color w:val="0E101A"/>
            <w:lang w:val="en-US"/>
          </w:rPr>
          <w:t xml:space="preserve">The </w:t>
        </w:r>
      </w:ins>
      <w:r w:rsidRPr="00063550">
        <w:rPr>
          <w:color w:val="0E101A"/>
          <w:lang w:val="en-US"/>
        </w:rPr>
        <w:t xml:space="preserve">UDP-glycosyltransferase superfamily includes Lepidoptera-specific subfamilies associated with a variety of functions, such as affinity for plant secondary metabolites </w:t>
      </w:r>
      <w:hyperlink r:id="rId55">
        <w:r w:rsidRPr="00063550">
          <w:rPr>
            <w:lang w:val="en-US"/>
          </w:rPr>
          <w:t>(Huang et al. 2008; Luque et al. 2002)</w:t>
        </w:r>
      </w:hyperlink>
      <w:r w:rsidRPr="00063550">
        <w:rPr>
          <w:color w:val="0E101A"/>
          <w:lang w:val="en-US"/>
        </w:rPr>
        <w:t>. In the painted lady</w:t>
      </w:r>
      <w:r w:rsidRPr="00063550">
        <w:rPr>
          <w:i/>
          <w:color w:val="0E101A"/>
          <w:lang w:val="en-US"/>
        </w:rPr>
        <w:t xml:space="preserve"> </w:t>
      </w:r>
      <w:r w:rsidRPr="00063550">
        <w:rPr>
          <w:color w:val="0E101A"/>
          <w:lang w:val="en-US"/>
        </w:rPr>
        <w:t xml:space="preserve">larvae </w:t>
      </w:r>
      <w:commentRangeStart w:id="82"/>
      <w:r w:rsidRPr="00063550">
        <w:rPr>
          <w:color w:val="0E101A"/>
          <w:lang w:val="en-US"/>
        </w:rPr>
        <w:t>it</w:t>
      </w:r>
      <w:commentRangeEnd w:id="82"/>
      <w:r w:rsidR="004E71CB">
        <w:rPr>
          <w:rStyle w:val="CommentReference"/>
        </w:rPr>
        <w:commentReference w:id="82"/>
      </w:r>
      <w:r w:rsidRPr="00063550">
        <w:rPr>
          <w:color w:val="0E101A"/>
          <w:lang w:val="en-US"/>
        </w:rPr>
        <w:t xml:space="preserve"> is upregulated in response to utilization of an extended range of hostplants </w:t>
      </w:r>
      <w:hyperlink r:id="rId56">
        <w:r w:rsidRPr="00063550">
          <w:rPr>
            <w:lang w:val="en-US"/>
          </w:rPr>
          <w:t>(Celorio-Mancera et al. 2016)</w:t>
        </w:r>
      </w:hyperlink>
      <w:r w:rsidRPr="00063550">
        <w:rPr>
          <w:color w:val="0E101A"/>
          <w:lang w:val="en-US"/>
        </w:rPr>
        <w:t>. Copy-number expansions of these detoxifying gene families could have allowed the painted lady</w:t>
      </w:r>
      <w:r w:rsidRPr="00063550">
        <w:rPr>
          <w:i/>
          <w:color w:val="0E101A"/>
          <w:lang w:val="en-US"/>
        </w:rPr>
        <w:t xml:space="preserve"> </w:t>
      </w:r>
      <w:r w:rsidRPr="00063550">
        <w:rPr>
          <w:color w:val="0E101A"/>
          <w:lang w:val="en-US"/>
        </w:rPr>
        <w:t xml:space="preserve">to increase the range of host plants that can be utilized and </w:t>
      </w:r>
      <w:commentRangeStart w:id="83"/>
      <w:r w:rsidRPr="00063550">
        <w:rPr>
          <w:color w:val="0E101A"/>
          <w:lang w:val="en-US"/>
        </w:rPr>
        <w:t>consequently paved the way for developing the non-diapausing, multigenerational, long-distance migratory lifestyle</w:t>
      </w:r>
      <w:commentRangeEnd w:id="83"/>
      <w:r w:rsidR="0032074B">
        <w:rPr>
          <w:rStyle w:val="CommentReference"/>
        </w:rPr>
        <w:commentReference w:id="83"/>
      </w:r>
      <w:r w:rsidRPr="00063550">
        <w:rPr>
          <w:color w:val="0E101A"/>
          <w:lang w:val="en-US"/>
        </w:rPr>
        <w:t xml:space="preserve">. The wide range of habitats that long-distance migratory species encounter also probably means that they are exposed to </w:t>
      </w:r>
      <w:del w:id="84" w:author="Roger Vila" w:date="2022-03-29T13:46:00Z">
        <w:r w:rsidRPr="00063550" w:rsidDel="00F06FEB">
          <w:rPr>
            <w:color w:val="0E101A"/>
            <w:lang w:val="en-US"/>
          </w:rPr>
          <w:delText>many more different</w:delText>
        </w:r>
      </w:del>
      <w:ins w:id="85" w:author="Roger Vila" w:date="2022-03-29T13:46:00Z">
        <w:r w:rsidR="00F06FEB">
          <w:rPr>
            <w:color w:val="0E101A"/>
            <w:lang w:val="en-US"/>
          </w:rPr>
          <w:t>a wider variety of</w:t>
        </w:r>
      </w:ins>
      <w:r w:rsidRPr="00063550">
        <w:rPr>
          <w:color w:val="0E101A"/>
          <w:lang w:val="en-US"/>
        </w:rPr>
        <w:t xml:space="preserve"> pathogens than sedentary species. Our analysis revealed that the Lepidoptera-specific gene </w:t>
      </w:r>
      <w:r w:rsidRPr="00063550">
        <w:rPr>
          <w:i/>
          <w:color w:val="0E101A"/>
          <w:lang w:val="en-US"/>
        </w:rPr>
        <w:t>moricin</w:t>
      </w:r>
      <w:r w:rsidRPr="00063550">
        <w:rPr>
          <w:color w:val="0E101A"/>
          <w:lang w:val="en-US"/>
        </w:rPr>
        <w:t xml:space="preserve">, associated with inducible antimicrobial peptides </w:t>
      </w:r>
      <w:hyperlink r:id="rId57">
        <w:r w:rsidRPr="00063550">
          <w:rPr>
            <w:lang w:val="en-US"/>
          </w:rPr>
          <w:t>(Hara a</w:t>
        </w:r>
        <w:r w:rsidRPr="00063550">
          <w:rPr>
            <w:lang w:val="en-US"/>
          </w:rPr>
          <w:t>n</w:t>
        </w:r>
        <w:r w:rsidRPr="00063550">
          <w:rPr>
            <w:lang w:val="en-US"/>
          </w:rPr>
          <w:t>d Yamakawa 1995)</w:t>
        </w:r>
      </w:hyperlink>
      <w:r w:rsidRPr="00063550">
        <w:rPr>
          <w:color w:val="0E101A"/>
          <w:lang w:val="en-US"/>
        </w:rPr>
        <w:t xml:space="preserve">, was significantly expanded in the painted lady. An increase in the number of </w:t>
      </w:r>
      <w:r w:rsidRPr="00F06FEB">
        <w:rPr>
          <w:i/>
          <w:iCs/>
          <w:color w:val="0E101A"/>
          <w:lang w:val="en-US"/>
          <w:rPrChange w:id="86" w:author="Roger Vila" w:date="2022-03-29T13:47:00Z">
            <w:rPr>
              <w:color w:val="0E101A"/>
              <w:lang w:val="en-US"/>
            </w:rPr>
          </w:rPrChange>
        </w:rPr>
        <w:t>moricin</w:t>
      </w:r>
      <w:r w:rsidRPr="00063550">
        <w:rPr>
          <w:color w:val="0E101A"/>
          <w:lang w:val="en-US"/>
        </w:rPr>
        <w:t xml:space="preserve"> copies could have increased the efficiency of defense against a larger suite of pathogens.</w:t>
      </w:r>
    </w:p>
    <w:p w14:paraId="40EB72FC" w14:textId="77777777" w:rsidR="00664B76" w:rsidRPr="00063550" w:rsidRDefault="00664B76">
      <w:pPr>
        <w:jc w:val="both"/>
        <w:rPr>
          <w:color w:val="0E101A"/>
          <w:lang w:val="en-US"/>
        </w:rPr>
      </w:pPr>
    </w:p>
    <w:p w14:paraId="23A6F4BB" w14:textId="63802A12" w:rsidR="00664B76" w:rsidRPr="00063550" w:rsidRDefault="00D0720A">
      <w:pPr>
        <w:jc w:val="both"/>
        <w:rPr>
          <w:color w:val="0E101A"/>
          <w:lang w:val="en-US"/>
        </w:rPr>
      </w:pPr>
      <w:r w:rsidRPr="00063550">
        <w:rPr>
          <w:color w:val="0E101A"/>
          <w:lang w:val="en-US"/>
        </w:rPr>
        <w:t>The genetic basis of migratory behavior has been investigated in some detail in the monarch butterfly. A combination of approaches has identified candidate genes associated with</w:t>
      </w:r>
      <w:del w:id="87" w:author="Roger Vila" w:date="2022-03-29T13:48:00Z">
        <w:r w:rsidRPr="00063550" w:rsidDel="00F06FEB">
          <w:rPr>
            <w:color w:val="0E101A"/>
            <w:lang w:val="en-US"/>
          </w:rPr>
          <w:delText xml:space="preserve"> for example</w:delText>
        </w:r>
      </w:del>
      <w:r w:rsidRPr="00063550">
        <w:rPr>
          <w:color w:val="0E101A"/>
          <w:lang w:val="en-US"/>
        </w:rPr>
        <w:t xml:space="preserve"> orientation, chemoreception and regulation of the circadian clock </w:t>
      </w:r>
      <w:hyperlink r:id="rId58">
        <w:r w:rsidRPr="00063550">
          <w:rPr>
            <w:lang w:val="en-US"/>
          </w:rPr>
          <w:t>(Zhu et al. 2009; Zhan et al. 2014)</w:t>
        </w:r>
      </w:hyperlink>
      <w:r w:rsidRPr="00063550">
        <w:rPr>
          <w:color w:val="0E101A"/>
          <w:lang w:val="en-US"/>
        </w:rPr>
        <w:t xml:space="preserve">. Migratory behavior has evolved independently multiple times within the </w:t>
      </w:r>
      <w:commentRangeStart w:id="88"/>
      <w:r w:rsidRPr="00063550">
        <w:rPr>
          <w:color w:val="0E101A"/>
          <w:lang w:val="en-US"/>
        </w:rPr>
        <w:t xml:space="preserve">Lepidoptera </w:t>
      </w:r>
      <w:commentRangeEnd w:id="88"/>
      <w:r w:rsidR="00F06FEB">
        <w:rPr>
          <w:rStyle w:val="CommentReference"/>
        </w:rPr>
        <w:commentReference w:id="88"/>
      </w:r>
      <w:r w:rsidRPr="00063550">
        <w:rPr>
          <w:color w:val="0E101A"/>
          <w:lang w:val="en-US"/>
        </w:rPr>
        <w:t xml:space="preserve">clade </w:t>
      </w:r>
      <w:hyperlink r:id="rId59">
        <w:r w:rsidRPr="00063550">
          <w:rPr>
            <w:lang w:val="en-US"/>
          </w:rPr>
          <w:t>(Chowdhury et al. 2021)</w:t>
        </w:r>
      </w:hyperlink>
      <w:commentRangeStart w:id="89"/>
      <w:r w:rsidRPr="00063550">
        <w:rPr>
          <w:color w:val="0E101A"/>
          <w:lang w:val="en-US"/>
        </w:rPr>
        <w:t>,</w:t>
      </w:r>
      <w:commentRangeEnd w:id="89"/>
      <w:r w:rsidR="00FB0427">
        <w:rPr>
          <w:rStyle w:val="CommentReference"/>
        </w:rPr>
        <w:commentReference w:id="89"/>
      </w:r>
      <w:r w:rsidRPr="00063550">
        <w:rPr>
          <w:color w:val="0E101A"/>
          <w:lang w:val="en-US"/>
        </w:rPr>
        <w:t xml:space="preserve"> and the life histories of the monarch butterfly and the painted lady are distinct. However, long-distance migration should put selective pressure on similar traits (e.g. navigation, energy metabolism, muscle endurance), and it is therefore possible that specific gene categories have been under selection in independent lineages. We expanded the analysis to include gene-family expansions that were shared between the two migratory species (</w:t>
      </w:r>
      <w:r w:rsidRPr="00063550">
        <w:rPr>
          <w:i/>
          <w:color w:val="0E101A"/>
          <w:lang w:val="en-US"/>
        </w:rPr>
        <w:t>V. cardui</w:t>
      </w:r>
      <w:r w:rsidRPr="00063550">
        <w:rPr>
          <w:color w:val="0E101A"/>
          <w:lang w:val="en-US"/>
        </w:rPr>
        <w:t xml:space="preserve"> and </w:t>
      </w:r>
      <w:r w:rsidRPr="00063550">
        <w:rPr>
          <w:i/>
          <w:color w:val="0E101A"/>
          <w:lang w:val="en-US"/>
        </w:rPr>
        <w:t>D. plexippus</w:t>
      </w:r>
      <w:r w:rsidRPr="00063550">
        <w:rPr>
          <w:color w:val="0E101A"/>
          <w:lang w:val="en-US"/>
        </w:rPr>
        <w:t xml:space="preserve">) in our sample set. Significantly expanded gene families were enriched for functions associated with </w:t>
      </w:r>
      <w:r w:rsidRPr="00063550">
        <w:rPr>
          <w:color w:val="0E101A"/>
          <w:lang w:val="en-US"/>
        </w:rPr>
        <w:lastRenderedPageBreak/>
        <w:t xml:space="preserve">various metabolic processes, defense against pathogens and neuronal activity, all of which are straightforward to associate with migratory behavior intuitively. One gene family with expanded copy numbers in both species and an especially pronounced increase in the painted lady was a family of vacuolar ATPases. The ATPases are ATP-dependent proton pumps involved in membrane transports, and they have been shown to affect for example ion transport in insects </w:t>
      </w:r>
      <w:hyperlink r:id="rId60">
        <w:r w:rsidRPr="00063550">
          <w:rPr>
            <w:lang w:val="en-US"/>
          </w:rPr>
          <w:t>(Wieczorek et al. 2009)</w:t>
        </w:r>
      </w:hyperlink>
      <w:r w:rsidRPr="00063550">
        <w:rPr>
          <w:color w:val="0E101A"/>
          <w:lang w:val="en-US"/>
        </w:rPr>
        <w:t xml:space="preserve">. Given the unique expansion of this gene family in both migratory species, we speculate that copy number increase could be </w:t>
      </w:r>
      <w:commentRangeStart w:id="90"/>
      <w:r w:rsidRPr="00063550">
        <w:rPr>
          <w:color w:val="0E101A"/>
          <w:lang w:val="en-US"/>
        </w:rPr>
        <w:t>involved in flight muscle coordination and/or ion transport for maintenance of homeostasis during long periods of flight.</w:t>
      </w:r>
      <w:commentRangeEnd w:id="90"/>
      <w:r w:rsidR="00D35716">
        <w:rPr>
          <w:rStyle w:val="CommentReference"/>
        </w:rPr>
        <w:commentReference w:id="90"/>
      </w:r>
    </w:p>
    <w:p w14:paraId="570772D6" w14:textId="77777777" w:rsidR="00664B76" w:rsidRPr="00063550" w:rsidRDefault="00664B76">
      <w:pPr>
        <w:jc w:val="both"/>
        <w:rPr>
          <w:color w:val="0E101A"/>
          <w:lang w:val="en-US"/>
        </w:rPr>
      </w:pPr>
    </w:p>
    <w:p w14:paraId="53CD71D4" w14:textId="77777777" w:rsidR="00664B76" w:rsidRPr="00063550" w:rsidRDefault="00D0720A">
      <w:pPr>
        <w:jc w:val="both"/>
        <w:rPr>
          <w:lang w:val="en-US"/>
        </w:rPr>
      </w:pPr>
      <w:r w:rsidRPr="00063550">
        <w:rPr>
          <w:color w:val="0E101A"/>
          <w:lang w:val="en-US"/>
        </w:rPr>
        <w:t xml:space="preserve">In this study, we get a first glimpse of the specific genes that have undergone copy number expansions in painted lady specifically and independently in the two migratory species. The functions associated with the expanded gene families can be coupled to the evolution of long-distance migratory behavior. However, further studies on larger species sets with independent migratory and sedentary sister species pairs, in combination with detailed intraspecific population genetic analysis and functional verification experiments will be necessary to dissect the genetic underpinnings of migratory behavior in butterflies </w:t>
      </w:r>
      <w:commentRangeStart w:id="91"/>
      <w:r w:rsidRPr="00063550">
        <w:rPr>
          <w:color w:val="0E101A"/>
          <w:lang w:val="en-US"/>
        </w:rPr>
        <w:t>in detail.</w:t>
      </w:r>
      <w:commentRangeEnd w:id="91"/>
      <w:r w:rsidR="00543737">
        <w:rPr>
          <w:rStyle w:val="CommentReference"/>
        </w:rPr>
        <w:commentReference w:id="91"/>
      </w:r>
    </w:p>
    <w:p w14:paraId="0B94B60C" w14:textId="77777777" w:rsidR="00664B76" w:rsidRPr="00063550" w:rsidRDefault="00D0720A">
      <w:pPr>
        <w:pStyle w:val="Heading2"/>
        <w:widowControl w:val="0"/>
        <w:spacing w:before="400" w:line="312" w:lineRule="auto"/>
        <w:rPr>
          <w:lang w:val="en-US"/>
        </w:rPr>
      </w:pPr>
      <w:bookmarkStart w:id="92" w:name="_gn883474zcxh" w:colFirst="0" w:colLast="0"/>
      <w:bookmarkEnd w:id="92"/>
      <w:r w:rsidRPr="00063550">
        <w:rPr>
          <w:lang w:val="en-US"/>
        </w:rPr>
        <w:t>Patterns of recombination rate variation</w:t>
      </w:r>
    </w:p>
    <w:p w14:paraId="6318B0A4" w14:textId="05D0CE5F" w:rsidR="00664B76" w:rsidRPr="00063550" w:rsidRDefault="00D0720A">
      <w:pPr>
        <w:jc w:val="both"/>
        <w:rPr>
          <w:lang w:val="en-US"/>
        </w:rPr>
      </w:pPr>
      <w:r w:rsidRPr="00063550">
        <w:rPr>
          <w:lang w:val="en-US"/>
        </w:rPr>
        <w:t xml:space="preserve">Detailed data on recombination rate variation are crucial for understanding the relative effects of random genetic drift and selection on levels of genetic diversity and disentangling the evolutionary forces shaping genetic divergence between incipient species. Understanding how recombination breaks down linkage disequilibrium between physically linked regions is also important for the efficient design of association studies aimed at coupling genetic variation to phenotypic traits. Despite these important contributions to evolutionary genomics research, detailed recombination maps are only available for a handful of butterfly species </w:t>
      </w:r>
      <w:hyperlink r:id="rId61">
        <w:r w:rsidRPr="00063550">
          <w:rPr>
            <w:lang w:val="en-US"/>
          </w:rPr>
          <w:t>(Davey et al. 2017; Celorio-Mancera et al. 2021; Tunström et al. 2021; Beldade et al. 2009; Rosser et al. 2022; Smolander et al. 2022)</w:t>
        </w:r>
      </w:hyperlink>
      <w:r w:rsidRPr="00063550">
        <w:rPr>
          <w:lang w:val="en-US"/>
        </w:rPr>
        <w:t xml:space="preserve">. In some cases, linkage maps have been used to improve and/or verify the correctness of physical genome assemblies, but analysis of the recombination rate has not been thoroughly assessed in many butterfly species. Here we developed a high-density linkage map based on segregation information in a pedigree with 95 offspring. The map contained &gt; 1,300 ordered markers and the overall density was &gt; 3 markers per Mb. </w:t>
      </w:r>
      <w:r w:rsidRPr="00063550">
        <w:rPr>
          <w:color w:val="0E101A"/>
          <w:lang w:val="en-US"/>
        </w:rPr>
        <w:t xml:space="preserve">Despite being based on a single pedigree, the genetic map developed here revealed a recombination landscape in strong agreement with what has been observed in other butterflies </w:t>
      </w:r>
      <w:hyperlink r:id="rId62">
        <w:r w:rsidRPr="00063550">
          <w:rPr>
            <w:lang w:val="en-US"/>
          </w:rPr>
          <w:t>(Davey et al. 2017; Martin et al. 2019</w:t>
        </w:r>
      </w:hyperlink>
      <w:r w:rsidRPr="00063550">
        <w:rPr>
          <w:color w:val="0E101A"/>
          <w:lang w:val="en-US"/>
        </w:rPr>
        <w:t xml:space="preserve">, </w:t>
      </w:r>
      <w:commentRangeStart w:id="93"/>
      <w:r w:rsidRPr="00063550">
        <w:rPr>
          <w:color w:val="0E101A"/>
          <w:lang w:val="en-US"/>
        </w:rPr>
        <w:t>Palah</w:t>
      </w:r>
      <w:ins w:id="94" w:author="Gerard Talavera" w:date="2022-04-01T08:50:00Z">
        <w:r w:rsidR="005B7A19">
          <w:rPr>
            <w:color w:val="0E101A"/>
            <w:lang w:val="en-US"/>
          </w:rPr>
          <w:t>í</w:t>
        </w:r>
      </w:ins>
      <w:del w:id="95" w:author="Gerard Talavera" w:date="2022-04-01T08:50:00Z">
        <w:r w:rsidRPr="00063550" w:rsidDel="005B7A19">
          <w:rPr>
            <w:color w:val="0E101A"/>
            <w:lang w:val="en-US"/>
          </w:rPr>
          <w:delText>i</w:delText>
        </w:r>
      </w:del>
      <w:del w:id="96" w:author="Gerard Talavera" w:date="2022-04-01T08:49:00Z">
        <w:r w:rsidRPr="00063550" w:rsidDel="005B7A19">
          <w:rPr>
            <w:color w:val="0E101A"/>
            <w:lang w:val="en-US"/>
          </w:rPr>
          <w:delText xml:space="preserve"> </w:delText>
        </w:r>
      </w:del>
      <w:del w:id="97" w:author="Roger Vila" w:date="2022-03-29T13:39:00Z">
        <w:r w:rsidRPr="00063550" w:rsidDel="00231CCC">
          <w:rPr>
            <w:color w:val="0E101A"/>
            <w:lang w:val="en-US"/>
          </w:rPr>
          <w:delText xml:space="preserve">i </w:delText>
        </w:r>
      </w:del>
      <w:ins w:id="98" w:author="Roger Vila" w:date="2022-03-29T13:39:00Z">
        <w:del w:id="99" w:author="Gerard Talavera" w:date="2022-04-01T08:49:00Z">
          <w:r w:rsidR="00231CCC" w:rsidDel="005B7A19">
            <w:rPr>
              <w:color w:val="0E101A"/>
              <w:lang w:val="en-US"/>
            </w:rPr>
            <w:delText>&amp;</w:delText>
          </w:r>
          <w:r w:rsidR="00231CCC" w:rsidRPr="00063550" w:rsidDel="005B7A19">
            <w:rPr>
              <w:color w:val="0E101A"/>
              <w:lang w:val="en-US"/>
            </w:rPr>
            <w:delText xml:space="preserve"> </w:delText>
          </w:r>
        </w:del>
      </w:ins>
      <w:ins w:id="100" w:author="Gerard Talavera" w:date="2022-04-01T08:49:00Z">
        <w:r w:rsidR="005B7A19">
          <w:rPr>
            <w:color w:val="0E101A"/>
            <w:lang w:val="en-US"/>
          </w:rPr>
          <w:t>-</w:t>
        </w:r>
      </w:ins>
      <w:r w:rsidRPr="00063550">
        <w:rPr>
          <w:color w:val="0E101A"/>
          <w:lang w:val="en-US"/>
        </w:rPr>
        <w:t>Torres</w:t>
      </w:r>
      <w:ins w:id="101" w:author="Gerard Talavera" w:date="2022-04-01T08:49:00Z">
        <w:r w:rsidR="005B7A19">
          <w:rPr>
            <w:color w:val="0E101A"/>
            <w:lang w:val="en-US"/>
          </w:rPr>
          <w:t xml:space="preserve"> </w:t>
        </w:r>
      </w:ins>
      <w:commentRangeEnd w:id="93"/>
      <w:ins w:id="102" w:author="Gerard Talavera" w:date="2022-04-01T08:50:00Z">
        <w:r w:rsidR="005B7A19">
          <w:rPr>
            <w:rStyle w:val="CommentReference"/>
          </w:rPr>
          <w:commentReference w:id="93"/>
        </w:r>
      </w:ins>
      <w:ins w:id="103" w:author="Gerard Talavera" w:date="2022-04-01T08:49:00Z">
        <w:r w:rsidR="005B7A19">
          <w:rPr>
            <w:color w:val="0E101A"/>
            <w:lang w:val="en-US"/>
          </w:rPr>
          <w:t>et al.</w:t>
        </w:r>
      </w:ins>
      <w:r w:rsidRPr="00063550">
        <w:rPr>
          <w:color w:val="0E101A"/>
          <w:lang w:val="en-US"/>
        </w:rPr>
        <w:t xml:space="preserve"> in prep., </w:t>
      </w:r>
      <w:commentRangeStart w:id="104"/>
      <w:r w:rsidRPr="00063550">
        <w:rPr>
          <w:color w:val="0E101A"/>
          <w:lang w:val="en-US"/>
        </w:rPr>
        <w:t>Näsvall</w:t>
      </w:r>
      <w:ins w:id="105" w:author="Roger Vila" w:date="2022-03-29T13:40:00Z">
        <w:r w:rsidR="004E71CB">
          <w:rPr>
            <w:color w:val="0E101A"/>
            <w:lang w:val="en-US"/>
          </w:rPr>
          <w:t xml:space="preserve"> &amp;</w:t>
        </w:r>
      </w:ins>
      <w:del w:id="106" w:author="Roger Vila" w:date="2022-03-29T13:40:00Z">
        <w:r w:rsidRPr="00063550" w:rsidDel="004E71CB">
          <w:rPr>
            <w:color w:val="0E101A"/>
            <w:lang w:val="en-US"/>
          </w:rPr>
          <w:delText>,</w:delText>
        </w:r>
      </w:del>
      <w:r w:rsidRPr="00063550">
        <w:rPr>
          <w:color w:val="0E101A"/>
          <w:lang w:val="en-US"/>
        </w:rPr>
        <w:t xml:space="preserve"> Höök </w:t>
      </w:r>
      <w:commentRangeEnd w:id="104"/>
      <w:r w:rsidR="002F301B">
        <w:rPr>
          <w:rStyle w:val="CommentReference"/>
        </w:rPr>
        <w:commentReference w:id="104"/>
      </w:r>
      <w:r w:rsidRPr="00063550">
        <w:rPr>
          <w:color w:val="0E101A"/>
          <w:lang w:val="en-US"/>
        </w:rPr>
        <w:t xml:space="preserve">in prep.). </w:t>
      </w:r>
      <w:commentRangeStart w:id="107"/>
      <w:r w:rsidRPr="00063550">
        <w:rPr>
          <w:color w:val="0E101A"/>
          <w:lang w:val="en-US"/>
        </w:rPr>
        <w:t xml:space="preserve">This points towards that </w:t>
      </w:r>
      <w:commentRangeEnd w:id="107"/>
      <w:r w:rsidR="005B7A19">
        <w:rPr>
          <w:rStyle w:val="CommentReference"/>
        </w:rPr>
        <w:commentReference w:id="107"/>
      </w:r>
      <w:r w:rsidRPr="00063550">
        <w:rPr>
          <w:color w:val="0E101A"/>
          <w:lang w:val="en-US"/>
        </w:rPr>
        <w:t xml:space="preserve">the painted lady genetic map reflects the historical recombination landscape in the species well. </w:t>
      </w:r>
    </w:p>
    <w:p w14:paraId="453D6BF4" w14:textId="77777777" w:rsidR="00664B76" w:rsidRPr="00063550" w:rsidRDefault="00664B76">
      <w:pPr>
        <w:jc w:val="both"/>
        <w:rPr>
          <w:lang w:val="en-US"/>
        </w:rPr>
      </w:pPr>
    </w:p>
    <w:p w14:paraId="60634A74" w14:textId="77777777" w:rsidR="00664B76" w:rsidRPr="00063550" w:rsidRDefault="00D0720A">
      <w:pPr>
        <w:jc w:val="both"/>
        <w:rPr>
          <w:lang w:val="en-US"/>
        </w:rPr>
      </w:pPr>
      <w:r w:rsidRPr="00063550">
        <w:rPr>
          <w:lang w:val="en-US"/>
        </w:rPr>
        <w:t xml:space="preserve">We estimated the genome-wide average recombination rate in the painted lady to be 3.81 - 4.05 cM / Mb, dependent on the method applied. The global rate was in the lower end of recombination rate estimates from other Lepidoptera species, which have been in the range from 2.97 - 4.0 cM / Mb in </w:t>
      </w:r>
      <w:r w:rsidRPr="00063550">
        <w:rPr>
          <w:i/>
          <w:lang w:val="en-US"/>
        </w:rPr>
        <w:t>B. mori</w:t>
      </w:r>
      <w:r w:rsidRPr="00063550">
        <w:rPr>
          <w:lang w:val="en-US"/>
        </w:rPr>
        <w:t xml:space="preserve"> </w:t>
      </w:r>
      <w:hyperlink r:id="rId63">
        <w:r w:rsidRPr="00063550">
          <w:rPr>
            <w:lang w:val="en-US"/>
          </w:rPr>
          <w:t>(Yamamoto et al. 2008; Yasukochi 1998)</w:t>
        </w:r>
      </w:hyperlink>
      <w:r w:rsidRPr="00063550">
        <w:rPr>
          <w:lang w:val="en-US"/>
        </w:rPr>
        <w:t xml:space="preserve"> to 5.5 - 6.0 cM / Mb in different </w:t>
      </w:r>
      <w:r w:rsidRPr="00063550">
        <w:rPr>
          <w:i/>
          <w:lang w:val="en-US"/>
        </w:rPr>
        <w:t>Heliconius</w:t>
      </w:r>
      <w:r w:rsidRPr="00063550">
        <w:rPr>
          <w:lang w:val="en-US"/>
        </w:rPr>
        <w:t xml:space="preserve"> species </w:t>
      </w:r>
      <w:hyperlink r:id="rId64">
        <w:r w:rsidRPr="00063550">
          <w:rPr>
            <w:lang w:val="en-US"/>
          </w:rPr>
          <w:t>(Jiggins et al. 2005; Tobler et al. 2005)</w:t>
        </w:r>
      </w:hyperlink>
      <w:r w:rsidRPr="00063550">
        <w:rPr>
          <w:lang w:val="en-US"/>
        </w:rPr>
        <w:t xml:space="preserve">. We found a significant negative association between chromosome length and the recombination rate in the painted lady. This is a consistent pattern found across many organism groups and likely a consequence of that at least one </w:t>
      </w:r>
      <w:r w:rsidRPr="00063550">
        <w:rPr>
          <w:lang w:val="en-US"/>
        </w:rPr>
        <w:lastRenderedPageBreak/>
        <w:t xml:space="preserve">crossover event is necessary for correct segregation of chromosomes during meiotic division in the recombining sex, leading to a higher recombination rate per unit length for shorter chromosomes </w:t>
      </w:r>
      <w:hyperlink r:id="rId65">
        <w:r w:rsidRPr="00063550">
          <w:rPr>
            <w:lang w:val="en-US"/>
          </w:rPr>
          <w:t>(Martin et al. 2019; Haenel et al. 2018; Kawakami et al. 2017)</w:t>
        </w:r>
      </w:hyperlink>
      <w:r w:rsidRPr="00063550">
        <w:rPr>
          <w:lang w:val="en-US"/>
        </w:rPr>
        <w:t>. Butterflies and moths are holocentric, i.e. they lack distinct centromere regions which means that the spindle fibers can attach ‘anywhere’ along the chromosomes during cell division. This might lead to an expectation of a more uniform distribution of recombination events along chromosomes in holocentric species if crossovers occur randomly. The window-based analysis in the painted lady</w:t>
      </w:r>
      <w:r w:rsidRPr="00063550">
        <w:rPr>
          <w:i/>
          <w:lang w:val="en-US"/>
        </w:rPr>
        <w:t xml:space="preserve"> </w:t>
      </w:r>
      <w:r w:rsidRPr="00063550">
        <w:rPr>
          <w:lang w:val="en-US"/>
        </w:rPr>
        <w:t>revealed a bimodal distribution of</w:t>
      </w:r>
      <w:del w:id="108" w:author="Roger Vila" w:date="2022-03-29T13:37:00Z">
        <w:r w:rsidRPr="00063550" w:rsidDel="00231CCC">
          <w:rPr>
            <w:lang w:val="en-US"/>
          </w:rPr>
          <w:delText xml:space="preserve"> </w:delText>
        </w:r>
      </w:del>
      <w:r w:rsidRPr="00063550">
        <w:rPr>
          <w:lang w:val="en-US"/>
        </w:rPr>
        <w:t xml:space="preserve"> recombination events along chromosomes, with a significantly higher rate in regions close to, but not directly at, chromosome ends. This distribution is in agreement with previous observations, both in Lepidoptera and in other animals with different centromere types </w:t>
      </w:r>
      <w:hyperlink r:id="rId66">
        <w:r w:rsidRPr="00063550">
          <w:rPr>
            <w:lang w:val="en-US"/>
          </w:rPr>
          <w:t>(Martin et al. 2019; Haenel et al. 2018)</w:t>
        </w:r>
      </w:hyperlink>
      <w:r w:rsidRPr="00063550">
        <w:rPr>
          <w:lang w:val="en-US"/>
        </w:rPr>
        <w:t xml:space="preserve">. A possible explanation for this pattern could be mechanical or tension interference between chiasmata when &gt; 1 recombination event occurs on the same chromosome during the same meiotic division </w:t>
      </w:r>
      <w:hyperlink r:id="rId67">
        <w:r w:rsidRPr="00063550">
          <w:rPr>
            <w:lang w:val="en-US"/>
          </w:rPr>
          <w:t>(Haenel et al. 2018)</w:t>
        </w:r>
      </w:hyperlink>
      <w:r w:rsidRPr="00063550">
        <w:rPr>
          <w:lang w:val="en-US"/>
        </w:rPr>
        <w:t xml:space="preserve">. However, in the holocentric </w:t>
      </w:r>
      <w:r w:rsidRPr="00063550">
        <w:rPr>
          <w:i/>
          <w:lang w:val="en-US"/>
        </w:rPr>
        <w:t xml:space="preserve">Caenorhabditis elegans, </w:t>
      </w:r>
      <w:r w:rsidRPr="00063550">
        <w:rPr>
          <w:lang w:val="en-US"/>
        </w:rPr>
        <w:t xml:space="preserve">the number of recombination events is limited to precisely one per chromosome per meiosis, but there is still a strong bimodal pattern of recombination rate variation along chromosomes in this species </w:t>
      </w:r>
      <w:hyperlink r:id="rId68">
        <w:r w:rsidRPr="00063550">
          <w:rPr>
            <w:lang w:val="en-US"/>
          </w:rPr>
          <w:t>(Barnes et al. 1995)</w:t>
        </w:r>
      </w:hyperlink>
      <w:r w:rsidRPr="00063550">
        <w:rPr>
          <w:lang w:val="en-US"/>
        </w:rPr>
        <w:t>.</w:t>
      </w:r>
      <w:r w:rsidRPr="00063550">
        <w:rPr>
          <w:i/>
          <w:lang w:val="en-US"/>
        </w:rPr>
        <w:t xml:space="preserve"> </w:t>
      </w:r>
      <w:r w:rsidRPr="00063550">
        <w:rPr>
          <w:lang w:val="en-US"/>
        </w:rPr>
        <w:t xml:space="preserve">An alternative explanation for the bimodal distribution of recombination events along chromosomes could be that synaptonemal complexes are directed towards specific physical positions when the telomeres attach to the nuclear wall </w:t>
      </w:r>
      <w:hyperlink r:id="rId69">
        <w:r w:rsidRPr="00063550">
          <w:rPr>
            <w:lang w:val="en-US"/>
          </w:rPr>
          <w:t>(Scherthan et al. 1996)</w:t>
        </w:r>
      </w:hyperlink>
      <w:r w:rsidRPr="00063550">
        <w:rPr>
          <w:lang w:val="en-US"/>
        </w:rPr>
        <w:t xml:space="preserve">. As indicated above, we also found that the recombination rate dropped significantly at the far ends of the chromosomes in the painted lady. This reduced recombination rate at chromosome ends is also consistent with earlier observations and could potentially be attributed to selection against synaptonemal complex formation at chromosome ends, due to a higher risk of ectopic recombination in these generally repeat-rich regions </w:t>
      </w:r>
      <w:hyperlink r:id="rId70">
        <w:r w:rsidRPr="00063550">
          <w:rPr>
            <w:lang w:val="en-US"/>
          </w:rPr>
          <w:t>(Smith and Nambiar 2020)</w:t>
        </w:r>
      </w:hyperlink>
      <w:r w:rsidRPr="00063550">
        <w:rPr>
          <w:lang w:val="en-US"/>
        </w:rPr>
        <w:t>.</w:t>
      </w:r>
    </w:p>
    <w:p w14:paraId="5C2C23AC" w14:textId="77777777" w:rsidR="00664B76" w:rsidRPr="00063550" w:rsidRDefault="00664B76">
      <w:pPr>
        <w:jc w:val="both"/>
        <w:rPr>
          <w:lang w:val="en-US"/>
        </w:rPr>
      </w:pPr>
    </w:p>
    <w:p w14:paraId="24616E07" w14:textId="303B4D58" w:rsidR="00664B76" w:rsidRPr="00063550" w:rsidRDefault="00D0720A">
      <w:pPr>
        <w:jc w:val="both"/>
        <w:rPr>
          <w:highlight w:val="yellow"/>
          <w:lang w:val="en-US"/>
        </w:rPr>
      </w:pPr>
      <w:r w:rsidRPr="00063550">
        <w:rPr>
          <w:lang w:val="en-US"/>
        </w:rPr>
        <w:t xml:space="preserve">Since recombination is directly associated with the efficacy of selection, a negative correlation between the regional recombination rate and a number of repeats would be expected if TE insertions predominantly are deleterious. Such associations have been observed in many organisms, although the relationship between TE-abundance and the recombination rate varies to some extent across species and different TE-classes </w:t>
      </w:r>
      <w:hyperlink r:id="rId71">
        <w:r w:rsidRPr="00063550">
          <w:rPr>
            <w:lang w:val="en-US"/>
          </w:rPr>
          <w:t>(Kent et al. 2017; Rizzon et al. 2002)</w:t>
        </w:r>
      </w:hyperlink>
      <w:r w:rsidRPr="00063550">
        <w:rPr>
          <w:lang w:val="en-US"/>
        </w:rPr>
        <w:t xml:space="preserve">. In the painted lady, we observed a significant positive association between TE-abundance and the regional recombination rate, predominantly driven by a strong effect of SINEs. An explanation for the strong association between SINE density and recombination rate could be SINE-mediated </w:t>
      </w:r>
      <w:del w:id="109" w:author="Roger Vila" w:date="2022-03-29T13:37:00Z">
        <w:r w:rsidRPr="00063550" w:rsidDel="00231CCC">
          <w:rPr>
            <w:lang w:val="en-US"/>
          </w:rPr>
          <w:delText xml:space="preserve"> </w:delText>
        </w:r>
      </w:del>
      <w:r w:rsidRPr="00063550">
        <w:rPr>
          <w:lang w:val="en-US"/>
        </w:rPr>
        <w:t xml:space="preserve">recombination, as has for example been described in humans </w:t>
      </w:r>
      <w:hyperlink r:id="rId72">
        <w:r w:rsidRPr="00063550">
          <w:rPr>
            <w:lang w:val="en-US"/>
          </w:rPr>
          <w:t>(Deininger and Batzer 1999)</w:t>
        </w:r>
      </w:hyperlink>
      <w:r w:rsidRPr="00063550">
        <w:rPr>
          <w:lang w:val="en-US"/>
        </w:rPr>
        <w:t>, but we can</w:t>
      </w:r>
      <w:del w:id="110" w:author="Roger Vila" w:date="2022-03-29T13:37:00Z">
        <w:r w:rsidRPr="00063550" w:rsidDel="00231CCC">
          <w:rPr>
            <w:lang w:val="en-US"/>
          </w:rPr>
          <w:delText xml:space="preserve"> </w:delText>
        </w:r>
      </w:del>
      <w:r w:rsidRPr="00063550">
        <w:rPr>
          <w:lang w:val="en-US"/>
        </w:rPr>
        <w:t>not exclude other factors affecting both recombination rate and the proliferation efficiency of SINEs. For example, both synaptonemal complexes and SINE insertions might be directed towards regions of more open chromatin structure. One interesting observation was the radically different distribution of TE-classes on the W-chromosome in the painted lady, with a very low frequency of SINEs as compared to the autosomes and the Z-chromosome. Female heterogamety has been conserved across both Lepidoptera and Trichoptera</w:t>
      </w:r>
      <w:ins w:id="111" w:author="Roger Vila" w:date="2022-03-29T13:39:00Z">
        <w:r w:rsidR="00231CCC">
          <w:rPr>
            <w:lang w:val="en-US"/>
          </w:rPr>
          <w:t>,</w:t>
        </w:r>
      </w:ins>
      <w:r w:rsidRPr="00063550">
        <w:rPr>
          <w:lang w:val="en-US"/>
        </w:rPr>
        <w:t xml:space="preserve"> and the lepidopteran W-chromosome probably developed as a result of an ancestral Z-chromosome to autosome fusion &gt; 90 </w:t>
      </w:r>
      <w:ins w:id="112" w:author="Roger Vila" w:date="2022-03-29T13:38:00Z">
        <w:r w:rsidR="00231CCC">
          <w:rPr>
            <w:lang w:val="en-US"/>
          </w:rPr>
          <w:t>m</w:t>
        </w:r>
      </w:ins>
      <w:del w:id="113" w:author="Roger Vila" w:date="2022-03-29T13:38:00Z">
        <w:r w:rsidRPr="00063550" w:rsidDel="00231CCC">
          <w:rPr>
            <w:lang w:val="en-US"/>
          </w:rPr>
          <w:delText>M</w:delText>
        </w:r>
      </w:del>
      <w:r w:rsidRPr="00063550">
        <w:rPr>
          <w:lang w:val="en-US"/>
        </w:rPr>
        <w:t xml:space="preserve">illion years ago </w:t>
      </w:r>
      <w:hyperlink r:id="rId73">
        <w:r w:rsidRPr="00063550">
          <w:rPr>
            <w:lang w:val="en-US"/>
          </w:rPr>
          <w:t>(Fraïsse et al. 2017)</w:t>
        </w:r>
      </w:hyperlink>
      <w:r w:rsidRPr="00063550">
        <w:rPr>
          <w:lang w:val="en-US"/>
        </w:rPr>
        <w:t xml:space="preserve">. The lack of functional protein coding genes and the significant enrichment of specific TEs suggest that the W-chromosome has been non-recombining over most of that time span. The absence of SINEs on the W-chromosome, and </w:t>
      </w:r>
      <w:r w:rsidRPr="00063550">
        <w:rPr>
          <w:lang w:val="en-US"/>
        </w:rPr>
        <w:lastRenderedPageBreak/>
        <w:t xml:space="preserve">the strong positive association between SINE density and recombination rate on the autosomes and the Z-chromosome, hence suggests that SINEs likely can hijack the recombination machinery and mediate their own proliferation via double-strand breaks. </w:t>
      </w:r>
    </w:p>
    <w:p w14:paraId="48C6D5A3" w14:textId="77777777" w:rsidR="00664B76" w:rsidRPr="00063550" w:rsidRDefault="00664B76">
      <w:pPr>
        <w:jc w:val="both"/>
        <w:rPr>
          <w:color w:val="0E101A"/>
          <w:lang w:val="en-US"/>
        </w:rPr>
      </w:pPr>
    </w:p>
    <w:p w14:paraId="0EFEB8EB" w14:textId="77777777" w:rsidR="00664B76" w:rsidRPr="00063550" w:rsidRDefault="00D0720A">
      <w:pPr>
        <w:jc w:val="both"/>
        <w:rPr>
          <w:color w:val="0E101A"/>
          <w:lang w:val="en-US"/>
        </w:rPr>
      </w:pPr>
      <w:r w:rsidRPr="00063550">
        <w:rPr>
          <w:color w:val="1D1C1D"/>
          <w:sz w:val="23"/>
          <w:szCs w:val="23"/>
          <w:lang w:val="en-US"/>
        </w:rPr>
        <w:t xml:space="preserve">We observed a negative association between the recombination rate and gene density. This is in contrast with results from similar studies in other organism groups </w:t>
      </w:r>
      <w:hyperlink r:id="rId74">
        <w:r w:rsidRPr="00063550">
          <w:rPr>
            <w:lang w:val="en-US"/>
          </w:rPr>
          <w:t>(Apuli et al. 2020; Kawakami et al. 2014)</w:t>
        </w:r>
      </w:hyperlink>
      <w:r w:rsidRPr="00063550">
        <w:rPr>
          <w:color w:val="1D1C1D"/>
          <w:sz w:val="23"/>
          <w:szCs w:val="23"/>
          <w:lang w:val="en-US"/>
        </w:rPr>
        <w:t xml:space="preserve"> - likely a consequence of the strong association between recombination rate and chromosome size, since the association with gene density was insignificant when chromosome size was included as an explanatory variable. The observed weak positive association between GC-content and recombination is in agreement with the limited effect of GC-biased gene conversion (gBGC) in butterflies </w:t>
      </w:r>
      <w:hyperlink r:id="rId75">
        <w:r w:rsidRPr="00063550">
          <w:rPr>
            <w:lang w:val="en-US"/>
          </w:rPr>
          <w:t>(Boman et al. 2021)</w:t>
        </w:r>
      </w:hyperlink>
      <w:r w:rsidRPr="00063550">
        <w:rPr>
          <w:color w:val="1D1C1D"/>
          <w:sz w:val="23"/>
          <w:szCs w:val="23"/>
          <w:lang w:val="en-US"/>
        </w:rPr>
        <w:t xml:space="preserve">. </w:t>
      </w:r>
      <w:r w:rsidRPr="00063550">
        <w:rPr>
          <w:color w:val="0E101A"/>
          <w:lang w:val="en-US"/>
        </w:rPr>
        <w:t>We did not find any association between recombination rate and the presence of extended orthogroups, which would be expected if gene duplication is associated with unequal crossing-over. This could possibly be a consequence of the more efficient removal of deleterious duplications in regions with higher recombination. However, repetitive elements can trigger ectopic recombination which can explain the observed significant positive association between gene gains and density of LTRs, LINEs and DNA elements in the painted lady.</w:t>
      </w:r>
    </w:p>
    <w:p w14:paraId="5D08B5A8" w14:textId="77777777" w:rsidR="00664B76" w:rsidRPr="00063550" w:rsidRDefault="00D0720A">
      <w:pPr>
        <w:pStyle w:val="Heading2"/>
        <w:rPr>
          <w:lang w:val="en-US"/>
        </w:rPr>
      </w:pPr>
      <w:bookmarkStart w:id="114" w:name="_4i7ojhp" w:colFirst="0" w:colLast="0"/>
      <w:bookmarkEnd w:id="114"/>
      <w:r w:rsidRPr="00063550">
        <w:rPr>
          <w:lang w:val="en-US"/>
        </w:rPr>
        <w:t>Conclusions</w:t>
      </w:r>
    </w:p>
    <w:p w14:paraId="322DE744" w14:textId="6497D5ED" w:rsidR="00D0720A" w:rsidRPr="00063550" w:rsidRDefault="00D0720A" w:rsidP="00D0720A">
      <w:pPr>
        <w:jc w:val="both"/>
        <w:rPr>
          <w:lang w:val="en-US"/>
        </w:rPr>
      </w:pPr>
      <w:r w:rsidRPr="00063550">
        <w:rPr>
          <w:lang w:val="en-US"/>
        </w:rPr>
        <w:t>In this study, we present detailed annotation and recombination rate information for the painted lady butterfly (</w:t>
      </w:r>
      <w:r w:rsidRPr="00063550">
        <w:rPr>
          <w:i/>
          <w:lang w:val="en-US"/>
        </w:rPr>
        <w:t>Vanessa cardui</w:t>
      </w:r>
      <w:r w:rsidRPr="00063550">
        <w:rPr>
          <w:lang w:val="en-US"/>
        </w:rPr>
        <w:t xml:space="preserve">), a species with exceptional life-history traits such as long distance migration, continuous direct development and </w:t>
      </w:r>
      <w:commentRangeStart w:id="115"/>
      <w:r w:rsidRPr="00063550">
        <w:rPr>
          <w:lang w:val="en-US"/>
        </w:rPr>
        <w:t>a</w:t>
      </w:r>
      <w:ins w:id="116" w:author="Roger Vila" w:date="2022-03-29T14:49:00Z">
        <w:r w:rsidR="00D61EAB">
          <w:rPr>
            <w:lang w:val="en-US"/>
          </w:rPr>
          <w:t xml:space="preserve"> remarkable </w:t>
        </w:r>
        <w:commentRangeEnd w:id="115"/>
        <w:r w:rsidR="00D61EAB">
          <w:rPr>
            <w:rStyle w:val="CommentReference"/>
          </w:rPr>
          <w:commentReference w:id="115"/>
        </w:r>
      </w:ins>
      <w:del w:id="117" w:author="Roger Vila" w:date="2022-03-29T14:49:00Z">
        <w:r w:rsidRPr="00063550" w:rsidDel="00D61EAB">
          <w:rPr>
            <w:lang w:val="en-US"/>
          </w:rPr>
          <w:delText xml:space="preserve">n unmatched </w:delText>
        </w:r>
      </w:del>
      <w:r w:rsidRPr="00063550">
        <w:rPr>
          <w:lang w:val="en-US"/>
        </w:rPr>
        <w:t>capacity to utilize different types of larval host plants. We analyzed lineage-specific gene family expansions and found that expanded genes were mainly associated with fat and protein metabolism, detoxification and defense against pathogens. A detailed TE-annotation revealed that several TE-classes were positively associated with the presence of gained genes, potentially indicating their involvement in ectopic recombination. Recombination rate variation was negatively associated with chromosome size and positively associated with the proportion of short interspersed elements (SINEs). We conclude that the genome structure of the painted lady is shaped by a complex interplay between recombination, gene duplications and repeat activity</w:t>
      </w:r>
      <w:ins w:id="118" w:author="Roger Vila" w:date="2022-03-29T15:34:00Z">
        <w:r w:rsidR="00270B8F">
          <w:rPr>
            <w:lang w:val="en-US"/>
          </w:rPr>
          <w:t>,</w:t>
        </w:r>
      </w:ins>
      <w:r w:rsidRPr="00063550">
        <w:rPr>
          <w:lang w:val="en-US"/>
        </w:rPr>
        <w:t xml:space="preserve"> and provide the first set of candidate genes potentially involved in the evolution of migratory behavior in this </w:t>
      </w:r>
      <w:commentRangeStart w:id="119"/>
      <w:ins w:id="120" w:author="Roger Vila" w:date="2022-03-29T15:35:00Z">
        <w:r w:rsidR="00270B8F">
          <w:rPr>
            <w:lang w:val="en-US"/>
          </w:rPr>
          <w:t xml:space="preserve">nearly </w:t>
        </w:r>
      </w:ins>
      <w:r w:rsidRPr="00063550">
        <w:rPr>
          <w:lang w:val="en-US"/>
        </w:rPr>
        <w:t xml:space="preserve">cosmopolitan </w:t>
      </w:r>
      <w:commentRangeEnd w:id="119"/>
      <w:r w:rsidR="00082C95">
        <w:rPr>
          <w:rStyle w:val="CommentReference"/>
        </w:rPr>
        <w:commentReference w:id="119"/>
      </w:r>
      <w:r w:rsidRPr="00063550">
        <w:rPr>
          <w:lang w:val="en-US"/>
        </w:rPr>
        <w:t>butterfly species.</w:t>
      </w:r>
      <w:bookmarkStart w:id="121" w:name="_2xcytpi" w:colFirst="0" w:colLast="0"/>
      <w:bookmarkEnd w:id="121"/>
    </w:p>
    <w:p w14:paraId="260DF17F" w14:textId="77777777" w:rsidR="00D0720A" w:rsidRPr="00063550" w:rsidRDefault="00D0720A">
      <w:pPr>
        <w:rPr>
          <w:sz w:val="40"/>
          <w:szCs w:val="40"/>
          <w:lang w:val="en-US"/>
        </w:rPr>
      </w:pPr>
      <w:r w:rsidRPr="00063550">
        <w:rPr>
          <w:lang w:val="en-US"/>
        </w:rPr>
        <w:br w:type="page"/>
      </w:r>
    </w:p>
    <w:p w14:paraId="7FF66E26" w14:textId="77777777" w:rsidR="00664B76" w:rsidRPr="00063550" w:rsidRDefault="00D0720A">
      <w:pPr>
        <w:pStyle w:val="Heading1"/>
        <w:spacing w:line="312" w:lineRule="auto"/>
        <w:rPr>
          <w:lang w:val="en-US"/>
        </w:rPr>
      </w:pPr>
      <w:r w:rsidRPr="00063550">
        <w:rPr>
          <w:lang w:val="en-US"/>
        </w:rPr>
        <w:lastRenderedPageBreak/>
        <w:t>Methods</w:t>
      </w:r>
    </w:p>
    <w:p w14:paraId="2BEC9FEB" w14:textId="77777777" w:rsidR="00664B76" w:rsidRPr="00063550" w:rsidRDefault="00D0720A">
      <w:pPr>
        <w:pStyle w:val="Heading2"/>
        <w:keepNext w:val="0"/>
        <w:keepLines w:val="0"/>
        <w:spacing w:before="400" w:line="312" w:lineRule="auto"/>
        <w:rPr>
          <w:lang w:val="en-US"/>
        </w:rPr>
      </w:pPr>
      <w:bookmarkStart w:id="122" w:name="_1ci93xb" w:colFirst="0" w:colLast="0"/>
      <w:bookmarkEnd w:id="122"/>
      <w:r w:rsidRPr="00063550">
        <w:rPr>
          <w:lang w:val="en-US"/>
        </w:rPr>
        <w:t>Linkage map</w:t>
      </w:r>
    </w:p>
    <w:p w14:paraId="2FBFB471" w14:textId="77777777" w:rsidR="00664B76" w:rsidRPr="00063550" w:rsidRDefault="00D0720A">
      <w:pPr>
        <w:pStyle w:val="Heading3"/>
        <w:keepNext w:val="0"/>
        <w:keepLines w:val="0"/>
        <w:spacing w:before="400" w:after="120" w:line="312" w:lineRule="auto"/>
        <w:rPr>
          <w:color w:val="353744"/>
          <w:sz w:val="26"/>
          <w:szCs w:val="26"/>
          <w:lang w:val="en-US"/>
        </w:rPr>
      </w:pPr>
      <w:bookmarkStart w:id="123" w:name="_3whwml4" w:colFirst="0" w:colLast="0"/>
      <w:bookmarkEnd w:id="123"/>
      <w:r w:rsidRPr="00063550">
        <w:rPr>
          <w:color w:val="353744"/>
          <w:sz w:val="26"/>
          <w:szCs w:val="26"/>
          <w:lang w:val="en-US"/>
        </w:rPr>
        <w:t>Sampling and DNA-extraction</w:t>
      </w:r>
    </w:p>
    <w:p w14:paraId="687A241F" w14:textId="77777777" w:rsidR="00664B76" w:rsidRPr="00063550" w:rsidRDefault="00D0720A">
      <w:pPr>
        <w:jc w:val="both"/>
        <w:rPr>
          <w:lang w:val="en-US"/>
        </w:rPr>
      </w:pPr>
      <w:r w:rsidRPr="00063550">
        <w:rPr>
          <w:lang w:val="en-US"/>
        </w:rPr>
        <w:t>Offspring from one painted lady female were reared on thistles (</w:t>
      </w:r>
      <w:r w:rsidRPr="00063550">
        <w:rPr>
          <w:i/>
          <w:lang w:val="en-US"/>
        </w:rPr>
        <w:t>Cirsium vulgare</w:t>
      </w:r>
      <w:r w:rsidRPr="00063550">
        <w:rPr>
          <w:lang w:val="en-US"/>
        </w:rPr>
        <w:t xml:space="preserve">) in </w:t>
      </w:r>
      <w:commentRangeStart w:id="124"/>
      <w:r w:rsidRPr="00063550">
        <w:rPr>
          <w:lang w:val="en-US"/>
        </w:rPr>
        <w:t xml:space="preserve">the </w:t>
      </w:r>
      <w:commentRangeEnd w:id="124"/>
      <w:r w:rsidR="00BD7862">
        <w:rPr>
          <w:rStyle w:val="CommentReference"/>
        </w:rPr>
        <w:commentReference w:id="124"/>
      </w:r>
      <w:r w:rsidRPr="00063550">
        <w:rPr>
          <w:lang w:val="en-US"/>
        </w:rPr>
        <w:t xml:space="preserve">greenhouse until pupation. The </w:t>
      </w:r>
      <w:r w:rsidRPr="00063550">
        <w:rPr>
          <w:i/>
          <w:lang w:val="en-US"/>
        </w:rPr>
        <w:t>bursa copulatrix</w:t>
      </w:r>
      <w:r w:rsidRPr="00063550">
        <w:rPr>
          <w:lang w:val="en-US"/>
        </w:rPr>
        <w:t xml:space="preserve"> of the female was examined and only one spermatophore was detected, indicating that a single male had sired all offspring. The offspring were snap frozen in liquid nitrogen and stored in -20°C until DNA extraction. DNA was extracted from thorax tissue of the female and an abdominal segment of the offspring pupae, using a modified high salt extraction method </w:t>
      </w:r>
      <w:hyperlink r:id="rId76">
        <w:r w:rsidRPr="00063550">
          <w:rPr>
            <w:lang w:val="en-US"/>
          </w:rPr>
          <w:t>(Aljanabi 1997)</w:t>
        </w:r>
      </w:hyperlink>
      <w:r w:rsidRPr="00063550">
        <w:rPr>
          <w:lang w:val="en-US"/>
        </w:rPr>
        <w:t xml:space="preserve">. The quality of the DNA was analyzed with Nanodrop (ThermoFischer Scientific) and the yield was quantified with Qubit (ThermoFischer Scientific). Extracted DNA was digested with the restriction enzyme </w:t>
      </w:r>
      <w:r w:rsidRPr="00063550">
        <w:rPr>
          <w:i/>
          <w:lang w:val="en-US"/>
        </w:rPr>
        <w:t>EcoR1</w:t>
      </w:r>
      <w:r w:rsidRPr="00063550">
        <w:rPr>
          <w:lang w:val="en-US"/>
        </w:rPr>
        <w:t xml:space="preserve"> according to the manufacturer's protocol, using 16 hours digestion time (ThermoFischer Scientific). DNA fragmentation was verified with standard gel electrophoresis. Digested DNA from 95 offspring with the highest yield and the dam was shipped to the National Genomics Infrastructure (NGI, see acknowledgements) in Stockholm for library preparation (standard protocol), individual barcoding and multiplex sequencing using 2x151 bp paired-end reads on one NovaSeq6000 S4 lane.</w:t>
      </w:r>
    </w:p>
    <w:p w14:paraId="30C8A7A2" w14:textId="77777777" w:rsidR="00664B76" w:rsidRPr="00063550" w:rsidRDefault="00D0720A">
      <w:pPr>
        <w:pStyle w:val="Heading3"/>
        <w:keepNext w:val="0"/>
        <w:keepLines w:val="0"/>
        <w:spacing w:before="400" w:after="120" w:line="312" w:lineRule="auto"/>
        <w:rPr>
          <w:color w:val="353744"/>
          <w:sz w:val="26"/>
          <w:szCs w:val="26"/>
          <w:lang w:val="en-US"/>
        </w:rPr>
      </w:pPr>
      <w:bookmarkStart w:id="125" w:name="_2bn6wsx" w:colFirst="0" w:colLast="0"/>
      <w:bookmarkEnd w:id="125"/>
      <w:r w:rsidRPr="00063550">
        <w:rPr>
          <w:color w:val="353744"/>
          <w:sz w:val="26"/>
          <w:szCs w:val="26"/>
          <w:lang w:val="en-US"/>
        </w:rPr>
        <w:t xml:space="preserve">Sequence data processing </w:t>
      </w:r>
    </w:p>
    <w:p w14:paraId="1CD3BAAF" w14:textId="77777777" w:rsidR="00664B76" w:rsidRPr="00063550" w:rsidRDefault="00D0720A">
      <w:pPr>
        <w:jc w:val="both"/>
        <w:rPr>
          <w:lang w:val="en-US"/>
        </w:rPr>
      </w:pPr>
      <w:r w:rsidRPr="00063550">
        <w:rPr>
          <w:lang w:val="en-US"/>
        </w:rPr>
        <w:t xml:space="preserve">The quality of the raw reads was assessed with FastQC </w:t>
      </w:r>
      <w:hyperlink r:id="rId77">
        <w:r w:rsidRPr="00063550">
          <w:rPr>
            <w:lang w:val="en-US"/>
          </w:rPr>
          <w:t>(Babraham Bioinformatics and Andrew 2010)</w:t>
        </w:r>
      </w:hyperlink>
      <w:r w:rsidRPr="00063550">
        <w:rPr>
          <w:lang w:val="en-US"/>
        </w:rPr>
        <w:t xml:space="preserve">. The reads were filtered using the Stacks2 modules clone_filter to remove PCR-duplicates and process_radtags to remove reads if the average phredscore dropped below 10 in any window 15% of the length of the read </w:t>
      </w:r>
      <w:hyperlink r:id="rId78">
        <w:r w:rsidRPr="00063550">
          <w:rPr>
            <w:lang w:val="en-US"/>
          </w:rPr>
          <w:t>(Catchen et al. 2013)</w:t>
        </w:r>
      </w:hyperlink>
      <w:r w:rsidRPr="00063550">
        <w:rPr>
          <w:lang w:val="en-US"/>
        </w:rPr>
        <w:t xml:space="preserve">. Removal of reads with unassigned bases and truncation to 125 bp was done using option -c, and --disable_rad_chec was applied to keep reads with incomplete RAD-tags. </w:t>
      </w:r>
    </w:p>
    <w:p w14:paraId="01AD9455" w14:textId="77777777" w:rsidR="00664B76" w:rsidRPr="00063550" w:rsidRDefault="00664B76">
      <w:pPr>
        <w:jc w:val="both"/>
        <w:rPr>
          <w:lang w:val="en-US"/>
        </w:rPr>
      </w:pPr>
    </w:p>
    <w:p w14:paraId="7B2042AA" w14:textId="77777777" w:rsidR="00664B76" w:rsidRPr="00063550" w:rsidRDefault="00D0720A">
      <w:pPr>
        <w:jc w:val="both"/>
        <w:rPr>
          <w:lang w:val="en-US"/>
        </w:rPr>
      </w:pPr>
      <w:r w:rsidRPr="00063550">
        <w:rPr>
          <w:lang w:val="en-US"/>
        </w:rPr>
        <w:t xml:space="preserve">We mapped the filtered reads to the genome assembly produced by the Darwin Tree of Life initiative (available in the NCBI database, genome GCA_905220365.1_ilVanCard2.1_genomic.fna.gz, accessed 13/03/2021) using the bwa mem algorithm </w:t>
      </w:r>
      <w:hyperlink r:id="rId79">
        <w:r w:rsidRPr="00063550">
          <w:rPr>
            <w:lang w:val="en-US"/>
          </w:rPr>
          <w:t>(Li 2013)</w:t>
        </w:r>
      </w:hyperlink>
      <w:r w:rsidRPr="00063550">
        <w:rPr>
          <w:lang w:val="en-US"/>
        </w:rPr>
        <w:t xml:space="preserve"> with default options.  Resulting bam files were sorted with samtools sort </w:t>
      </w:r>
      <w:hyperlink r:id="rId80">
        <w:r w:rsidRPr="00063550">
          <w:rPr>
            <w:lang w:val="en-US"/>
          </w:rPr>
          <w:t>(Li et al. 2009)</w:t>
        </w:r>
      </w:hyperlink>
      <w:r w:rsidRPr="00063550">
        <w:rPr>
          <w:lang w:val="en-US"/>
        </w:rPr>
        <w:t xml:space="preserve"> and filtered with samtools view –q 10 (only keep reads with mapping quality score above 10). A custom script was applied to retain reads with unique hits only. The mapping coverage was analyzed with Qualimap </w:t>
      </w:r>
      <w:hyperlink r:id="rId81">
        <w:r w:rsidRPr="00063550">
          <w:rPr>
            <w:lang w:val="en-US"/>
          </w:rPr>
          <w:t>(Okonechnikov et al. 2015)</w:t>
        </w:r>
      </w:hyperlink>
      <w:r w:rsidRPr="00063550">
        <w:rPr>
          <w:lang w:val="en-US"/>
        </w:rPr>
        <w:t xml:space="preserve">. The offspring were defined as females if the coverage on the Z-chromosome was &lt; 75% of the average coverage over all chromosomes and as males if the coverage was &gt; 75%. Samtools mpileup was used for variant calling using minimum mapping quality (-q) 10 and minimum base quality (-Q) 10 </w:t>
      </w:r>
      <w:hyperlink r:id="rId82">
        <w:r w:rsidRPr="00063550">
          <w:rPr>
            <w:lang w:val="en-US"/>
          </w:rPr>
          <w:t>(Li et al. 2009)</w:t>
        </w:r>
      </w:hyperlink>
      <w:r w:rsidRPr="00063550">
        <w:rPr>
          <w:lang w:val="en-US"/>
        </w:rPr>
        <w:t xml:space="preserve">. The variants were then converted to likelihoods with Pileup2Likelihoods in LepMap3 using default settings </w:t>
      </w:r>
      <w:hyperlink r:id="rId83">
        <w:r w:rsidRPr="00063550">
          <w:rPr>
            <w:lang w:val="en-US"/>
          </w:rPr>
          <w:t>(Rastas 2017)</w:t>
        </w:r>
      </w:hyperlink>
      <w:r w:rsidRPr="00063550">
        <w:rPr>
          <w:lang w:val="en-US"/>
        </w:rPr>
        <w:t xml:space="preserve">. </w:t>
      </w:r>
    </w:p>
    <w:p w14:paraId="1FAA6009" w14:textId="77777777" w:rsidR="00664B76" w:rsidRPr="00063550" w:rsidRDefault="00664B76">
      <w:pPr>
        <w:jc w:val="both"/>
        <w:rPr>
          <w:lang w:val="en-US"/>
        </w:rPr>
      </w:pPr>
    </w:p>
    <w:p w14:paraId="6632EF71" w14:textId="77777777" w:rsidR="00664B76" w:rsidRPr="00063550" w:rsidRDefault="00D0720A">
      <w:pPr>
        <w:pStyle w:val="Heading3"/>
        <w:rPr>
          <w:lang w:val="en-US"/>
        </w:rPr>
      </w:pPr>
      <w:bookmarkStart w:id="126" w:name="_qsh70q" w:colFirst="0" w:colLast="0"/>
      <w:bookmarkEnd w:id="126"/>
      <w:r w:rsidRPr="00063550">
        <w:rPr>
          <w:lang w:val="en-US"/>
        </w:rPr>
        <w:lastRenderedPageBreak/>
        <w:t>Building the linkage map</w:t>
      </w:r>
    </w:p>
    <w:p w14:paraId="4B18A867" w14:textId="77777777" w:rsidR="00664B76" w:rsidRPr="00063550" w:rsidRDefault="00D0720A">
      <w:pPr>
        <w:jc w:val="both"/>
        <w:rPr>
          <w:lang w:val="en-US"/>
        </w:rPr>
      </w:pPr>
      <w:r w:rsidRPr="00063550">
        <w:rPr>
          <w:lang w:val="en-US"/>
        </w:rPr>
        <w:t xml:space="preserve">LepMap3 was used to construct the linkage map </w:t>
      </w:r>
      <w:hyperlink r:id="rId84">
        <w:r w:rsidRPr="00063550">
          <w:rPr>
            <w:lang w:val="en-US"/>
          </w:rPr>
          <w:t>(Rastas 2017)</w:t>
        </w:r>
      </w:hyperlink>
      <w:r w:rsidRPr="00063550">
        <w:rPr>
          <w:lang w:val="en-US"/>
        </w:rPr>
        <w:t xml:space="preserve">. The module ParentCall calls informative parental markers and uses genotype likelihood information from the offspring to impute missing or erroneous parental markers. This module was run with default values, except that non-informative markers were removed and zLimit=2, which was applied to detect markers segregating as sex chromosomes. Markers mapping to the W-chromosome, mitochondria or to repeats were removed with BEDTools </w:t>
      </w:r>
      <w:hyperlink r:id="rId85">
        <w:r w:rsidRPr="00063550">
          <w:rPr>
            <w:lang w:val="en-US"/>
          </w:rPr>
          <w:t>(Quinlan and Hall 2010)</w:t>
        </w:r>
      </w:hyperlink>
      <w:r w:rsidRPr="00063550">
        <w:rPr>
          <w:lang w:val="en-US"/>
        </w:rPr>
        <w:t xml:space="preserve">. The markers were assigned to linkage groups using SeparateChromosomes2 with lodDifference=2 and distortionLod=1. The LOD-limit was estimated empirically by testing a range of LODscores (1-30) and finally set to 24, which resulted in the expected number (31) of linkage groups. To assign additional unlinked markers to the linkage groups, JoinSingles was run with lodLimits = 18. </w:t>
      </w:r>
    </w:p>
    <w:p w14:paraId="0C0155E8" w14:textId="77777777" w:rsidR="00664B76" w:rsidRPr="00063550" w:rsidRDefault="00664B76">
      <w:pPr>
        <w:jc w:val="both"/>
        <w:rPr>
          <w:lang w:val="en-US"/>
        </w:rPr>
      </w:pPr>
    </w:p>
    <w:p w14:paraId="2A495AA2" w14:textId="77777777" w:rsidR="00664B76" w:rsidRPr="00063550" w:rsidRDefault="00D0720A">
      <w:pPr>
        <w:jc w:val="both"/>
        <w:rPr>
          <w:highlight w:val="white"/>
          <w:lang w:val="en-US"/>
        </w:rPr>
      </w:pPr>
      <w:r w:rsidRPr="00063550">
        <w:rPr>
          <w:lang w:val="en-US"/>
        </w:rPr>
        <w:t xml:space="preserve">OrderMarkers was run over 50 iterations for each linkage group to determine the most likely distance between the markers and the maps with the highest likelihood were selected for further refinement. Since butterflies have female achiasmy, we limited the analysis to markers that were informative only in males (informativeMask=1) or in both sexes (informativeMask=13). To account for partial interference the Kosambi distance method was applied. The trimmed map was reevaluated with OrderMarkers with the options evaluateOrder and improveOrder=1. The maps were thinned so that only SNPs &gt; 300 bp apart were retained (i.e. at least one SNP per RAD-tag). Any remaining unlinked markers at linkage group ends were manually removed after visual inspection and the final maps were once more reevaluated with OrderMarkers. Collinearity between physical and genetic positions were tested with </w:t>
      </w:r>
      <w:r w:rsidRPr="00063550">
        <w:rPr>
          <w:highlight w:val="white"/>
          <w:lang w:val="en-US"/>
        </w:rPr>
        <w:t xml:space="preserve">Pearson's product moment correlation as implemented in cor.test in R </w:t>
      </w:r>
      <w:hyperlink r:id="rId86">
        <w:r w:rsidRPr="00063550">
          <w:rPr>
            <w:lang w:val="en-US"/>
          </w:rPr>
          <w:t>(R Core Team (2021).)</w:t>
        </w:r>
      </w:hyperlink>
      <w:r w:rsidRPr="00063550">
        <w:rPr>
          <w:highlight w:val="white"/>
          <w:lang w:val="en-US"/>
        </w:rPr>
        <w:t xml:space="preserve">. </w:t>
      </w:r>
    </w:p>
    <w:p w14:paraId="5B26B8EA" w14:textId="77777777" w:rsidR="00664B76" w:rsidRPr="00063550" w:rsidRDefault="00664B76">
      <w:pPr>
        <w:jc w:val="both"/>
        <w:rPr>
          <w:lang w:val="en-US"/>
        </w:rPr>
      </w:pPr>
    </w:p>
    <w:p w14:paraId="7790CE75" w14:textId="77777777" w:rsidR="00664B76" w:rsidRPr="00063550" w:rsidRDefault="00D0720A">
      <w:pPr>
        <w:pStyle w:val="Heading2"/>
        <w:widowControl w:val="0"/>
        <w:spacing w:before="400" w:line="312" w:lineRule="auto"/>
        <w:rPr>
          <w:lang w:val="en-US"/>
        </w:rPr>
      </w:pPr>
      <w:bookmarkStart w:id="127" w:name="_3as4poj" w:colFirst="0" w:colLast="0"/>
      <w:bookmarkEnd w:id="127"/>
      <w:r w:rsidRPr="00063550">
        <w:rPr>
          <w:lang w:val="en-US"/>
        </w:rPr>
        <w:t>Genome annotation and whole genome statistics</w:t>
      </w:r>
    </w:p>
    <w:p w14:paraId="094D5C76" w14:textId="77777777" w:rsidR="00664B76" w:rsidRPr="00063550" w:rsidRDefault="00D0720A">
      <w:pPr>
        <w:pStyle w:val="Heading3"/>
        <w:widowControl w:val="0"/>
        <w:spacing w:before="400" w:after="120" w:line="312" w:lineRule="auto"/>
        <w:rPr>
          <w:lang w:val="en-US"/>
        </w:rPr>
      </w:pPr>
      <w:bookmarkStart w:id="128" w:name="_1pxezwc" w:colFirst="0" w:colLast="0"/>
      <w:bookmarkEnd w:id="128"/>
      <w:r w:rsidRPr="00063550">
        <w:rPr>
          <w:lang w:val="en-US"/>
        </w:rPr>
        <w:t>Genome assembly statistics</w:t>
      </w:r>
    </w:p>
    <w:p w14:paraId="77E0DB61" w14:textId="77777777" w:rsidR="00664B76" w:rsidRPr="00063550" w:rsidRDefault="00D0720A">
      <w:pPr>
        <w:jc w:val="both"/>
        <w:rPr>
          <w:lang w:val="en-US"/>
        </w:rPr>
      </w:pPr>
      <w:r w:rsidRPr="00063550">
        <w:rPr>
          <w:lang w:val="en-US"/>
        </w:rPr>
        <w:t xml:space="preserve">With very few exceptions, the order of markers in the linkage map was in agreement with the physical order in the assembly. We therefore did not make any corrections to the physical assembly before further analysis. Standard genome assembly summary statistics were calculated for the genome assembly after linkage map verification, using the QUAST suite </w:t>
      </w:r>
      <w:hyperlink r:id="rId87">
        <w:r w:rsidRPr="00063550">
          <w:rPr>
            <w:lang w:val="en-US"/>
          </w:rPr>
          <w:t>(Gurevich et al. 2013)</w:t>
        </w:r>
      </w:hyperlink>
      <w:r w:rsidRPr="00063550">
        <w:rPr>
          <w:lang w:val="en-US"/>
        </w:rPr>
        <w:t xml:space="preserve">. For the subsequent analysis we excluded unassembled haplotigs from the genome assembly and retained all the other scaffolds. </w:t>
      </w:r>
    </w:p>
    <w:p w14:paraId="084D0124" w14:textId="77777777" w:rsidR="00664B76" w:rsidRPr="00063550" w:rsidRDefault="00664B76">
      <w:pPr>
        <w:jc w:val="both"/>
        <w:rPr>
          <w:lang w:val="en-US"/>
        </w:rPr>
      </w:pPr>
    </w:p>
    <w:p w14:paraId="0D3180F2" w14:textId="77777777" w:rsidR="00664B76" w:rsidRPr="00063550" w:rsidRDefault="00D0720A">
      <w:pPr>
        <w:jc w:val="both"/>
        <w:rPr>
          <w:lang w:val="en-US"/>
        </w:rPr>
      </w:pPr>
      <w:r w:rsidRPr="00063550">
        <w:rPr>
          <w:lang w:val="en-US"/>
        </w:rPr>
        <w:t xml:space="preserve">We used MCScanX </w:t>
      </w:r>
      <w:hyperlink r:id="rId88">
        <w:r w:rsidRPr="00063550">
          <w:rPr>
            <w:lang w:val="en-US"/>
          </w:rPr>
          <w:t>(Wang et al. 2012)</w:t>
        </w:r>
      </w:hyperlink>
      <w:r w:rsidRPr="00063550">
        <w:rPr>
          <w:lang w:val="en-US"/>
        </w:rPr>
        <w:t xml:space="preserve"> to detect syntenic blocks between the painted lady genome assembly on the one hand and </w:t>
      </w:r>
      <w:r w:rsidRPr="00063550">
        <w:rPr>
          <w:i/>
          <w:lang w:val="en-US"/>
        </w:rPr>
        <w:t>B. mori</w:t>
      </w:r>
      <w:r w:rsidRPr="00063550">
        <w:rPr>
          <w:lang w:val="en-US"/>
        </w:rPr>
        <w:t xml:space="preserve"> and </w:t>
      </w:r>
      <w:r w:rsidRPr="00063550">
        <w:rPr>
          <w:i/>
          <w:lang w:val="en-US"/>
        </w:rPr>
        <w:t xml:space="preserve">H. melpomene </w:t>
      </w:r>
      <w:r w:rsidRPr="00063550">
        <w:rPr>
          <w:lang w:val="en-US"/>
        </w:rPr>
        <w:t>on the other</w:t>
      </w:r>
      <w:r w:rsidRPr="00063550">
        <w:rPr>
          <w:i/>
          <w:lang w:val="en-US"/>
        </w:rPr>
        <w:t xml:space="preserve">. </w:t>
      </w:r>
      <w:r w:rsidRPr="00063550">
        <w:rPr>
          <w:lang w:val="en-US"/>
        </w:rPr>
        <w:t xml:space="preserve">We downloaded the annotation for the </w:t>
      </w:r>
      <w:r w:rsidRPr="00063550">
        <w:rPr>
          <w:i/>
          <w:lang w:val="en-US"/>
        </w:rPr>
        <w:t>B. mori</w:t>
      </w:r>
      <w:r w:rsidRPr="00063550">
        <w:rPr>
          <w:lang w:val="en-US"/>
        </w:rPr>
        <w:t xml:space="preserve"> assembly from SilkBase (</w:t>
      </w:r>
      <w:hyperlink r:id="rId89">
        <w:r w:rsidRPr="00063550">
          <w:rPr>
            <w:color w:val="1155CC"/>
            <w:u w:val="single"/>
            <w:lang w:val="en-US"/>
          </w:rPr>
          <w:t>https://silkdb.bioinfotoolkits.net/</w:t>
        </w:r>
      </w:hyperlink>
      <w:r w:rsidRPr="00063550">
        <w:rPr>
          <w:lang w:val="en-US"/>
        </w:rPr>
        <w:t xml:space="preserve">) and the 2.5-version of </w:t>
      </w:r>
      <w:r w:rsidRPr="00063550">
        <w:rPr>
          <w:i/>
          <w:lang w:val="en-US"/>
        </w:rPr>
        <w:t xml:space="preserve">H. melpomene </w:t>
      </w:r>
      <w:r w:rsidRPr="00063550">
        <w:rPr>
          <w:lang w:val="en-US"/>
        </w:rPr>
        <w:t>annotation from LepBase (download.lepbase.org/v4/, downloaded 2021-06-21). BLAST</w:t>
      </w:r>
      <w:r w:rsidRPr="00063550">
        <w:rPr>
          <w:i/>
          <w:lang w:val="en-US"/>
        </w:rPr>
        <w:t xml:space="preserve"> </w:t>
      </w:r>
      <w:r w:rsidRPr="00063550">
        <w:rPr>
          <w:lang w:val="en-US"/>
        </w:rPr>
        <w:t xml:space="preserve">was used for primary alignment and we used a custom script to select the </w:t>
      </w:r>
      <w:r w:rsidRPr="00063550">
        <w:rPr>
          <w:lang w:val="en-US"/>
        </w:rPr>
        <w:lastRenderedPageBreak/>
        <w:t xml:space="preserve">five hits with the highest E-values and use them as input for the MCScanX. The CIRCOS library </w:t>
      </w:r>
      <w:hyperlink r:id="rId90">
        <w:r w:rsidRPr="00063550">
          <w:rPr>
            <w:lang w:val="en-US"/>
          </w:rPr>
          <w:t>(Krzywinski et al. 2009)</w:t>
        </w:r>
      </w:hyperlink>
      <w:r w:rsidRPr="00063550">
        <w:rPr>
          <w:lang w:val="en-US"/>
        </w:rPr>
        <w:t xml:space="preserve"> was used for visualization of the results.</w:t>
      </w:r>
    </w:p>
    <w:p w14:paraId="3F2C869A" w14:textId="77777777" w:rsidR="00664B76" w:rsidRPr="00063550" w:rsidRDefault="00D0720A">
      <w:pPr>
        <w:pStyle w:val="Heading3"/>
        <w:spacing w:before="400" w:after="120" w:line="312" w:lineRule="auto"/>
        <w:rPr>
          <w:lang w:val="en-US"/>
        </w:rPr>
      </w:pPr>
      <w:bookmarkStart w:id="129" w:name="_49x2ik5" w:colFirst="0" w:colLast="0"/>
      <w:bookmarkEnd w:id="129"/>
      <w:r w:rsidRPr="00063550">
        <w:rPr>
          <w:lang w:val="en-US"/>
        </w:rPr>
        <w:t>Gene and repeat annotation</w:t>
      </w:r>
    </w:p>
    <w:p w14:paraId="2A348EC0" w14:textId="77777777" w:rsidR="00664B76" w:rsidRPr="00063550" w:rsidRDefault="00D0720A">
      <w:pPr>
        <w:jc w:val="both"/>
        <w:rPr>
          <w:lang w:val="en-US"/>
        </w:rPr>
      </w:pPr>
      <w:r w:rsidRPr="00063550">
        <w:rPr>
          <w:lang w:val="en-US"/>
        </w:rPr>
        <w:t xml:space="preserve">The annotation of the painted lady genome assembly was performed using MAKER version 3.00.0 </w:t>
      </w:r>
      <w:hyperlink r:id="rId91">
        <w:r w:rsidRPr="00063550">
          <w:rPr>
            <w:lang w:val="en-US"/>
          </w:rPr>
          <w:t>(Holt and Yandell 2011)</w:t>
        </w:r>
      </w:hyperlink>
      <w:r w:rsidRPr="00063550">
        <w:rPr>
          <w:lang w:val="en-US"/>
        </w:rPr>
        <w:t xml:space="preserve"> iteratively in three steps. In the first step, we mapped previously available transcriptomic evidence data from the painted lady</w:t>
      </w:r>
      <w:r w:rsidRPr="00063550">
        <w:rPr>
          <w:i/>
          <w:lang w:val="en-US"/>
        </w:rPr>
        <w:t xml:space="preserve"> </w:t>
      </w:r>
      <w:r w:rsidRPr="00063550">
        <w:rPr>
          <w:lang w:val="en-US"/>
        </w:rPr>
        <w:t xml:space="preserve">based on wing tissue  </w:t>
      </w:r>
      <w:hyperlink r:id="rId92">
        <w:r w:rsidRPr="00063550">
          <w:rPr>
            <w:lang w:val="en-US"/>
          </w:rPr>
          <w:t>(Connahs et al. 2016)</w:t>
        </w:r>
      </w:hyperlink>
      <w:r w:rsidRPr="00063550">
        <w:rPr>
          <w:lang w:val="en-US"/>
        </w:rPr>
        <w:t xml:space="preserve">(accessed on 2020-05-15) and masked all known repeats. RepeatMasker version 4.0.3 </w:t>
      </w:r>
      <w:hyperlink r:id="rId93">
        <w:r w:rsidRPr="00063550">
          <w:rPr>
            <w:lang w:val="en-US"/>
          </w:rPr>
          <w:t>(Smit et al. 2013)</w:t>
        </w:r>
      </w:hyperlink>
      <w:r w:rsidRPr="00063550">
        <w:rPr>
          <w:lang w:val="en-US"/>
        </w:rPr>
        <w:t xml:space="preserve"> was used within the MAKER pipeline with a manually curated Lepidoptera repeat library  </w:t>
      </w:r>
      <w:hyperlink r:id="rId94">
        <w:r w:rsidRPr="00063550">
          <w:rPr>
            <w:lang w:val="en-US"/>
          </w:rPr>
          <w:t>(Talla et al. 2017)</w:t>
        </w:r>
      </w:hyperlink>
      <w:r w:rsidRPr="00063550">
        <w:rPr>
          <w:lang w:val="en-US"/>
        </w:rPr>
        <w:t xml:space="preserve"> serving as a reference. The </w:t>
      </w:r>
      <w:commentRangeStart w:id="130"/>
      <w:r w:rsidRPr="00063550">
        <w:rPr>
          <w:lang w:val="en-US"/>
        </w:rPr>
        <w:t xml:space="preserve">first MAKER </w:t>
      </w:r>
      <w:commentRangeEnd w:id="130"/>
      <w:r w:rsidR="00963303">
        <w:rPr>
          <w:rStyle w:val="CommentReference"/>
        </w:rPr>
        <w:commentReference w:id="130"/>
      </w:r>
      <w:r w:rsidRPr="00063550">
        <w:rPr>
          <w:lang w:val="en-US"/>
        </w:rPr>
        <w:t>produced a set of gene models, which were quality controlled using Annotation Edit Distance (AED) statistics. AED quantifies congruency between a gene annotation and its supporting evidence. We discarded gene models with AED scores higher than 0.5 (50% of the gene model length not matching corresponding evidence sequence) using custom scripts. The retained gene models were provided as a training set for the second run of MAKER.</w:t>
      </w:r>
    </w:p>
    <w:p w14:paraId="3D551632" w14:textId="77777777" w:rsidR="00664B76" w:rsidRPr="00063550" w:rsidRDefault="00664B76">
      <w:pPr>
        <w:rPr>
          <w:lang w:val="en-US"/>
        </w:rPr>
      </w:pPr>
    </w:p>
    <w:p w14:paraId="044149B8" w14:textId="77777777" w:rsidR="00664B76" w:rsidRPr="00063550" w:rsidRDefault="00D0720A">
      <w:pPr>
        <w:jc w:val="both"/>
        <w:rPr>
          <w:highlight w:val="red"/>
          <w:lang w:val="en-US"/>
        </w:rPr>
      </w:pPr>
      <w:r w:rsidRPr="00063550">
        <w:rPr>
          <w:lang w:val="en-US"/>
        </w:rPr>
        <w:t xml:space="preserve">The second iteration of MAKER was run to generate gene models using the </w:t>
      </w:r>
      <w:r w:rsidRPr="00063550">
        <w:rPr>
          <w:i/>
          <w:lang w:val="en-US"/>
        </w:rPr>
        <w:t>ab-initio</w:t>
      </w:r>
      <w:r w:rsidRPr="00063550">
        <w:rPr>
          <w:lang w:val="en-US"/>
        </w:rPr>
        <w:t xml:space="preserve"> gene predicting algorithm implemented in SNAP </w:t>
      </w:r>
      <w:hyperlink r:id="rId95">
        <w:r w:rsidRPr="00063550">
          <w:rPr>
            <w:lang w:val="en-US"/>
          </w:rPr>
          <w:t>(Korf 2004)</w:t>
        </w:r>
      </w:hyperlink>
      <w:r w:rsidRPr="00063550">
        <w:rPr>
          <w:lang w:val="en-US"/>
        </w:rPr>
        <w:t xml:space="preserve">. For the last step in the MAKER pipeline, gene models predicted by SNAP and additional protein evidence from the Uniprot database (https://www.uniprot.org/; accessed 2021-04-01) were used. A set of Lepidoptera proteins from the Swiss-prot section of the Uniprot database were downloaded and manually curated. All genes from the curated set were included while only fully sequenced nuclear proteins with predicted functions from the non-curated gene set were included (custom scripts were used for selection). This selection resulted in 36,907 proteins. Finally, all obtained evidence and </w:t>
      </w:r>
      <w:r w:rsidRPr="00063550">
        <w:rPr>
          <w:i/>
          <w:lang w:val="en-US"/>
        </w:rPr>
        <w:t>ab initio</w:t>
      </w:r>
      <w:r w:rsidRPr="00063550">
        <w:rPr>
          <w:lang w:val="en-US"/>
        </w:rPr>
        <w:t xml:space="preserve"> predicted genes were merged resulting in 18,860 gene models. Resulting genes were renamed using MAKER supplementary scripts.</w:t>
      </w:r>
    </w:p>
    <w:p w14:paraId="57B5CB3E" w14:textId="77777777" w:rsidR="00664B76" w:rsidRPr="00063550" w:rsidRDefault="00D0720A">
      <w:pPr>
        <w:pStyle w:val="Heading3"/>
        <w:spacing w:before="400" w:after="120" w:line="312" w:lineRule="auto"/>
        <w:rPr>
          <w:lang w:val="en-US"/>
        </w:rPr>
      </w:pPr>
      <w:bookmarkStart w:id="131" w:name="_sp74dquj4iae" w:colFirst="0" w:colLast="0"/>
      <w:bookmarkEnd w:id="131"/>
      <w:r w:rsidRPr="00063550">
        <w:rPr>
          <w:lang w:val="en-US"/>
        </w:rPr>
        <w:t xml:space="preserve">Additional curation and W-chromosome  </w:t>
      </w:r>
    </w:p>
    <w:p w14:paraId="7442FA96" w14:textId="77777777" w:rsidR="00664B76" w:rsidRPr="00063550" w:rsidRDefault="00D0720A">
      <w:pPr>
        <w:jc w:val="both"/>
        <w:rPr>
          <w:color w:val="FF0000"/>
          <w:lang w:val="en-US"/>
        </w:rPr>
      </w:pPr>
      <w:r w:rsidRPr="00063550">
        <w:rPr>
          <w:lang w:val="en-US"/>
        </w:rPr>
        <w:t xml:space="preserve">The gene models constructed by MAKER were filtered based on standard options; discarding gene models with AED and eAED scores &lt; 0.5 and/or length &lt; 50 amino acids. To search for functional domains in putative genes, we used InterProScan with default settings </w:t>
      </w:r>
      <w:hyperlink r:id="rId96">
        <w:r w:rsidRPr="00063550">
          <w:rPr>
            <w:lang w:val="en-US"/>
          </w:rPr>
          <w:t>(Jones et al. 2014)</w:t>
        </w:r>
      </w:hyperlink>
      <w:r w:rsidRPr="00063550">
        <w:rPr>
          <w:color w:val="0E101A"/>
          <w:lang w:val="en-US"/>
        </w:rPr>
        <w:t xml:space="preserve">. A number of TE-related domains were detected within gene models indicating a need for a more detailed transposable element annotation. The repeat library was extended by adding evidence from the current RepBase for all Arthoropoda </w:t>
      </w:r>
      <w:hyperlink r:id="rId97">
        <w:r w:rsidRPr="00063550">
          <w:rPr>
            <w:lang w:val="en-US"/>
          </w:rPr>
          <w:t>(Bao et al. 2015)</w:t>
        </w:r>
      </w:hyperlink>
      <w:r w:rsidRPr="00063550">
        <w:rPr>
          <w:color w:val="0E101A"/>
          <w:lang w:val="en-US"/>
        </w:rPr>
        <w:t xml:space="preserve"> and curated repeats from the monarch butterfly </w:t>
      </w:r>
      <w:hyperlink r:id="rId98">
        <w:r w:rsidRPr="00063550">
          <w:rPr>
            <w:lang w:val="en-US"/>
          </w:rPr>
          <w:t>(Zhan and Reppert 2013)</w:t>
        </w:r>
      </w:hyperlink>
      <w:r w:rsidRPr="00063550">
        <w:rPr>
          <w:color w:val="0E101A"/>
          <w:lang w:val="en-US"/>
        </w:rPr>
        <w:t xml:space="preserve"> and ran RepeatModeller for the painted lady</w:t>
      </w:r>
      <w:r w:rsidRPr="00063550">
        <w:rPr>
          <w:i/>
          <w:color w:val="0E101A"/>
          <w:lang w:val="en-US"/>
        </w:rPr>
        <w:t xml:space="preserve">. </w:t>
      </w:r>
      <w:r w:rsidRPr="00063550">
        <w:rPr>
          <w:color w:val="0E101A"/>
          <w:lang w:val="en-US"/>
        </w:rPr>
        <w:t xml:space="preserve">RepeatMasker was thereafter run again with the updated repeat database. </w:t>
      </w:r>
      <w:r w:rsidRPr="00063550">
        <w:rPr>
          <w:lang w:val="en-US"/>
        </w:rPr>
        <w:t xml:space="preserve">The </w:t>
      </w:r>
      <w:commentRangeStart w:id="132"/>
      <w:r w:rsidRPr="00063550">
        <w:rPr>
          <w:lang w:val="en-US"/>
        </w:rPr>
        <w:t>repeat annotation file</w:t>
      </w:r>
      <w:commentRangeEnd w:id="132"/>
      <w:r w:rsidR="00930336">
        <w:rPr>
          <w:rStyle w:val="CommentReference"/>
        </w:rPr>
        <w:commentReference w:id="132"/>
      </w:r>
      <w:r w:rsidRPr="00063550">
        <w:rPr>
          <w:lang w:val="en-US"/>
        </w:rPr>
        <w:t xml:space="preserve"> from RepeatMasker was used for downstream analysis.</w:t>
      </w:r>
    </w:p>
    <w:p w14:paraId="4894505E" w14:textId="77777777" w:rsidR="00664B76" w:rsidRPr="00063550" w:rsidRDefault="00664B76">
      <w:pPr>
        <w:jc w:val="both"/>
        <w:rPr>
          <w:color w:val="0E101A"/>
          <w:lang w:val="en-US"/>
        </w:rPr>
      </w:pPr>
    </w:p>
    <w:p w14:paraId="7CDBF3FF" w14:textId="77777777" w:rsidR="00664B76" w:rsidRPr="00063550" w:rsidRDefault="00D0720A">
      <w:pPr>
        <w:jc w:val="both"/>
        <w:rPr>
          <w:lang w:val="en-US"/>
        </w:rPr>
      </w:pPr>
      <w:r w:rsidRPr="00063550">
        <w:rPr>
          <w:color w:val="0E101A"/>
          <w:lang w:val="en-US"/>
        </w:rPr>
        <w:t xml:space="preserve">Coordinates of newly identified repeats were intersected with gene model positions using BEDTools </w:t>
      </w:r>
      <w:hyperlink r:id="rId99">
        <w:r w:rsidRPr="00063550">
          <w:rPr>
            <w:lang w:val="en-US"/>
          </w:rPr>
          <w:t>(Quinlan and Hall 2010)</w:t>
        </w:r>
      </w:hyperlink>
      <w:r w:rsidRPr="00063550">
        <w:rPr>
          <w:color w:val="0E101A"/>
          <w:lang w:val="en-US"/>
        </w:rPr>
        <w:t xml:space="preserve"> and removed gene models that overlapped more than 50% of the length of a repeat. We then searched for keywords in the InterProScan domain output and removed genes containing at least one TE domain. </w:t>
      </w:r>
      <w:r w:rsidRPr="00063550">
        <w:rPr>
          <w:lang w:val="en-US"/>
        </w:rPr>
        <w:t xml:space="preserve">For the W-chromosome, we manually curated </w:t>
      </w:r>
      <w:r w:rsidRPr="00063550">
        <w:rPr>
          <w:lang w:val="en-US"/>
        </w:rPr>
        <w:lastRenderedPageBreak/>
        <w:t xml:space="preserve">the InterProScan output and found no functional information for any genes. </w:t>
      </w:r>
      <w:r w:rsidRPr="00063550">
        <w:rPr>
          <w:color w:val="0E101A"/>
          <w:lang w:val="en-US"/>
        </w:rPr>
        <w:t>The filtering resulted in a set of 13,161 genes, including 12,209 genes with</w:t>
      </w:r>
      <w:r w:rsidRPr="00063550">
        <w:rPr>
          <w:color w:val="FF0000"/>
          <w:lang w:val="en-US"/>
        </w:rPr>
        <w:t xml:space="preserve"> </w:t>
      </w:r>
      <w:r w:rsidRPr="00063550">
        <w:rPr>
          <w:color w:val="0E101A"/>
          <w:lang w:val="en-US"/>
        </w:rPr>
        <w:t xml:space="preserve">preliminary assignments in eggnog </w:t>
      </w:r>
      <w:hyperlink r:id="rId100">
        <w:r w:rsidRPr="00063550">
          <w:rPr>
            <w:lang w:val="en-US"/>
          </w:rPr>
          <w:t>(Huerta-Cepas et al. 2019)</w:t>
        </w:r>
      </w:hyperlink>
      <w:r w:rsidRPr="00063550">
        <w:rPr>
          <w:lang w:val="en-US"/>
        </w:rPr>
        <w:t xml:space="preserve">. The entire painted lady gene set represented 89.9% of the complete BUSCO arthropod gene set </w:t>
      </w:r>
      <w:hyperlink r:id="rId101">
        <w:r w:rsidRPr="00063550">
          <w:rPr>
            <w:lang w:val="en-US"/>
          </w:rPr>
          <w:t>(Manni et al. 2021)</w:t>
        </w:r>
      </w:hyperlink>
      <w:r w:rsidRPr="00063550">
        <w:rPr>
          <w:color w:val="0E101A"/>
          <w:lang w:val="en-US"/>
        </w:rPr>
        <w:t>.</w:t>
      </w:r>
    </w:p>
    <w:p w14:paraId="1D2C7347" w14:textId="77777777" w:rsidR="00664B76" w:rsidRPr="00063550" w:rsidRDefault="00D0720A">
      <w:pPr>
        <w:pStyle w:val="Heading2"/>
        <w:widowControl w:val="0"/>
        <w:spacing w:before="400" w:line="312" w:lineRule="auto"/>
        <w:rPr>
          <w:lang w:val="en-US"/>
        </w:rPr>
      </w:pPr>
      <w:bookmarkStart w:id="133" w:name="_2p2csry" w:colFirst="0" w:colLast="0"/>
      <w:bookmarkEnd w:id="133"/>
      <w:r w:rsidRPr="00063550">
        <w:rPr>
          <w:lang w:val="en-US"/>
        </w:rPr>
        <w:t>Gene family evolution</w:t>
      </w:r>
    </w:p>
    <w:p w14:paraId="4D4F2529" w14:textId="12DFD092" w:rsidR="00664B76" w:rsidRPr="00063550" w:rsidRDefault="00D0720A">
      <w:pPr>
        <w:jc w:val="both"/>
        <w:rPr>
          <w:lang w:val="en-US"/>
        </w:rPr>
      </w:pPr>
      <w:r w:rsidRPr="00063550">
        <w:rPr>
          <w:lang w:val="en-US"/>
        </w:rPr>
        <w:t xml:space="preserve">We investigated gene family evolution in the </w:t>
      </w:r>
      <w:r w:rsidRPr="00063550">
        <w:rPr>
          <w:color w:val="0E101A"/>
          <w:lang w:val="en-US"/>
        </w:rPr>
        <w:t>painted lady</w:t>
      </w:r>
      <w:r w:rsidRPr="00063550">
        <w:rPr>
          <w:lang w:val="en-US"/>
        </w:rPr>
        <w:t xml:space="preserve"> by comparing our obtained gene annotations with other annotated nymphalid genomes available on Lepbase. Protein fasta files for eight other nymphalid species - squinting bush brown (</w:t>
      </w:r>
      <w:r w:rsidRPr="00063550">
        <w:rPr>
          <w:i/>
          <w:lang w:val="en-US"/>
        </w:rPr>
        <w:t>Bicyclus anynana</w:t>
      </w:r>
      <w:r w:rsidRPr="00063550">
        <w:rPr>
          <w:lang w:val="en-US"/>
        </w:rPr>
        <w:t>)</w:t>
      </w:r>
      <w:r w:rsidRPr="00063550">
        <w:rPr>
          <w:i/>
          <w:lang w:val="en-US"/>
        </w:rPr>
        <w:t>,</w:t>
      </w:r>
      <w:r w:rsidRPr="00063550">
        <w:rPr>
          <w:lang w:val="en-US"/>
        </w:rPr>
        <w:t xml:space="preserve"> monarch (</w:t>
      </w:r>
      <w:r w:rsidRPr="00063550">
        <w:rPr>
          <w:i/>
          <w:lang w:val="en-US"/>
        </w:rPr>
        <w:t>Danaus plexippus)</w:t>
      </w:r>
      <w:r w:rsidRPr="00063550">
        <w:rPr>
          <w:lang w:val="en-US"/>
        </w:rPr>
        <w:t>, postman (</w:t>
      </w:r>
      <w:r w:rsidRPr="00063550">
        <w:rPr>
          <w:i/>
          <w:lang w:val="en-US"/>
        </w:rPr>
        <w:t>Heliconius melpomene melpomene</w:t>
      </w:r>
      <w:r w:rsidRPr="00063550">
        <w:rPr>
          <w:lang w:val="en-US"/>
        </w:rPr>
        <w:t>)</w:t>
      </w:r>
      <w:r w:rsidRPr="00063550">
        <w:rPr>
          <w:i/>
          <w:lang w:val="en-US"/>
        </w:rPr>
        <w:t xml:space="preserve">, </w:t>
      </w:r>
      <w:r w:rsidRPr="00063550">
        <w:rPr>
          <w:lang w:val="en-US"/>
        </w:rPr>
        <w:t>red postman (</w:t>
      </w:r>
      <w:r w:rsidRPr="00063550">
        <w:rPr>
          <w:i/>
          <w:lang w:val="en-US"/>
        </w:rPr>
        <w:t>Heliconius erato lativitta</w:t>
      </w:r>
      <w:r w:rsidRPr="00063550">
        <w:rPr>
          <w:lang w:val="en-US"/>
        </w:rPr>
        <w:t>), common buckeye (</w:t>
      </w:r>
      <w:r w:rsidRPr="00063550">
        <w:rPr>
          <w:i/>
          <w:lang w:val="en-US"/>
        </w:rPr>
        <w:t>Junonia coenia</w:t>
      </w:r>
      <w:r w:rsidRPr="00063550">
        <w:rPr>
          <w:lang w:val="en-US"/>
        </w:rPr>
        <w:t>), ringlet (</w:t>
      </w:r>
      <w:r w:rsidRPr="00063550">
        <w:rPr>
          <w:i/>
          <w:lang w:val="en-US"/>
        </w:rPr>
        <w:t>Maniola hyperantus</w:t>
      </w:r>
      <w:r w:rsidRPr="00063550">
        <w:rPr>
          <w:lang w:val="en-US"/>
        </w:rPr>
        <w:t>), speckled wood (</w:t>
      </w:r>
      <w:r w:rsidRPr="00063550">
        <w:rPr>
          <w:i/>
          <w:lang w:val="en-US"/>
        </w:rPr>
        <w:t>Pararge aegeria</w:t>
      </w:r>
      <w:r w:rsidRPr="00063550">
        <w:rPr>
          <w:lang w:val="en-US"/>
        </w:rPr>
        <w:t>) and Kamehameha butterfly (</w:t>
      </w:r>
      <w:r w:rsidRPr="00063550">
        <w:rPr>
          <w:i/>
          <w:lang w:val="en-US"/>
        </w:rPr>
        <w:t>Vanessa</w:t>
      </w:r>
      <w:ins w:id="134" w:author="Roger Vila" w:date="2022-03-29T12:50:00Z">
        <w:r w:rsidR="004167F9">
          <w:rPr>
            <w:i/>
            <w:lang w:val="en-US"/>
          </w:rPr>
          <w:t xml:space="preserve"> </w:t>
        </w:r>
      </w:ins>
      <w:del w:id="135" w:author="Roger Vila" w:date="2022-03-29T12:50:00Z">
        <w:r w:rsidRPr="00063550" w:rsidDel="004167F9">
          <w:rPr>
            <w:i/>
            <w:lang w:val="en-US"/>
          </w:rPr>
          <w:delText>_</w:delText>
        </w:r>
      </w:del>
      <w:r w:rsidRPr="00063550">
        <w:rPr>
          <w:i/>
          <w:lang w:val="en-US"/>
        </w:rPr>
        <w:t>tameamea</w:t>
      </w:r>
      <w:r w:rsidRPr="00063550">
        <w:rPr>
          <w:lang w:val="en-US"/>
        </w:rPr>
        <w:t>) - were downloaded from Lepbase (</w:t>
      </w:r>
      <w:hyperlink r:id="rId102">
        <w:r w:rsidRPr="00063550">
          <w:rPr>
            <w:color w:val="1155CC"/>
            <w:u w:val="single"/>
            <w:lang w:val="en-US"/>
          </w:rPr>
          <w:t>http://download.lepbase.org/v4/sequence/</w:t>
        </w:r>
      </w:hyperlink>
      <w:r w:rsidRPr="00063550">
        <w:rPr>
          <w:color w:val="0E101A"/>
          <w:lang w:val="en-US"/>
        </w:rPr>
        <w:t>: accessed 20</w:t>
      </w:r>
      <w:r w:rsidRPr="00063550">
        <w:rPr>
          <w:lang w:val="en-US"/>
        </w:rPr>
        <w:t xml:space="preserve">21-06-21; Supplementary Table S1). The annotated gene sets in each species were filtered to only include one transcript per gene. To cluster the annotated genes into orthogroups and infer species specific orthogroups and gene duplications, OrthoFinder/2.5.2 </w:t>
      </w:r>
      <w:hyperlink r:id="rId103">
        <w:r w:rsidRPr="00063550">
          <w:rPr>
            <w:lang w:val="en-US"/>
          </w:rPr>
          <w:t>(Emms and Kelly 2019)</w:t>
        </w:r>
      </w:hyperlink>
      <w:r w:rsidRPr="00063550">
        <w:rPr>
          <w:lang w:val="en-US"/>
        </w:rPr>
        <w:t xml:space="preserve"> was used with default settings. The total gene counts for each orthogroup and species from OrthoFinder was used as input to estimate gene family expansions and contractions with the software BadiRate, using the maximum likelihood option and the birth/death/innovation (BDI) model </w:t>
      </w:r>
      <w:hyperlink r:id="rId104">
        <w:r w:rsidRPr="00063550">
          <w:rPr>
            <w:lang w:val="en-US"/>
          </w:rPr>
          <w:t>(Librado et al. 2012)</w:t>
        </w:r>
      </w:hyperlink>
      <w:r w:rsidRPr="00063550">
        <w:rPr>
          <w:lang w:val="en-US"/>
        </w:rPr>
        <w:t xml:space="preserve">. We used the species tree obtained with OrthoFinder as input, with additional conversions using Tree as implemented in ete3 </w:t>
      </w:r>
      <w:hyperlink r:id="rId105">
        <w:r w:rsidRPr="00063550">
          <w:rPr>
            <w:lang w:val="en-US"/>
          </w:rPr>
          <w:t>(Huerta-Cepas et al. 2016)</w:t>
        </w:r>
      </w:hyperlink>
      <w:r w:rsidRPr="00063550">
        <w:rPr>
          <w:lang w:val="en-US"/>
        </w:rPr>
        <w:t xml:space="preserve">. </w:t>
      </w:r>
    </w:p>
    <w:p w14:paraId="705182D6" w14:textId="77777777" w:rsidR="00664B76" w:rsidRPr="00063550" w:rsidRDefault="00664B76">
      <w:pPr>
        <w:jc w:val="both"/>
        <w:rPr>
          <w:lang w:val="en-US"/>
        </w:rPr>
      </w:pPr>
    </w:p>
    <w:p w14:paraId="02154FFF" w14:textId="77777777" w:rsidR="00664B76" w:rsidRPr="00063550" w:rsidRDefault="00D0720A">
      <w:pPr>
        <w:jc w:val="both"/>
        <w:rPr>
          <w:lang w:val="en-US"/>
        </w:rPr>
      </w:pPr>
      <w:r w:rsidRPr="00063550">
        <w:rPr>
          <w:lang w:val="en-US"/>
        </w:rPr>
        <w:t xml:space="preserve">For each orthogroup identified in OrthoFinder, different models reflecting the evolution of the gene families were tested. The null model (Global rate model) assumes a uniform rate of gene gains/losses for all branches in the provided species tree. Alternative models were specified as follows; i) to detect gene family changes </w:t>
      </w:r>
      <w:commentRangeStart w:id="136"/>
      <w:r w:rsidRPr="00063550">
        <w:rPr>
          <w:lang w:val="en-US"/>
        </w:rPr>
        <w:t xml:space="preserve">specific to the </w:t>
      </w:r>
      <w:r w:rsidRPr="00063550">
        <w:rPr>
          <w:color w:val="0E101A"/>
          <w:lang w:val="en-US"/>
        </w:rPr>
        <w:t>painted lady</w:t>
      </w:r>
      <w:commentRangeEnd w:id="136"/>
      <w:r w:rsidR="000907CE">
        <w:rPr>
          <w:rStyle w:val="CommentReference"/>
        </w:rPr>
        <w:commentReference w:id="136"/>
      </w:r>
      <w:r w:rsidRPr="00063550">
        <w:rPr>
          <w:lang w:val="en-US"/>
        </w:rPr>
        <w:t xml:space="preserve">, a distinct branch rate was specified in the </w:t>
      </w:r>
      <w:r w:rsidRPr="00063550">
        <w:rPr>
          <w:color w:val="0E101A"/>
          <w:lang w:val="en-US"/>
        </w:rPr>
        <w:t>painted lady</w:t>
      </w:r>
      <w:r w:rsidRPr="00063550">
        <w:rPr>
          <w:lang w:val="en-US"/>
        </w:rPr>
        <w:t xml:space="preserve"> with all the other branches evolving at uniform, background rates, and, ii) the terminal branches of the two distinct migratory species, the painted lady and the monarch, were set at a common rate, differing from all other taxa in the data set. The rationale behind the last setting was to allow for identification of gene family expansions unique to migratory butterflies. Each model was run twice and the replicate with highest likelihood for each model was used for model comparisons.</w:t>
      </w:r>
    </w:p>
    <w:p w14:paraId="06AA8DAE" w14:textId="77777777" w:rsidR="00664B76" w:rsidRPr="00063550" w:rsidRDefault="00664B76">
      <w:pPr>
        <w:jc w:val="both"/>
        <w:rPr>
          <w:lang w:val="en-US"/>
        </w:rPr>
      </w:pPr>
    </w:p>
    <w:p w14:paraId="580A0DD9" w14:textId="77777777" w:rsidR="00664B76" w:rsidRPr="00063550" w:rsidRDefault="00D0720A">
      <w:pPr>
        <w:jc w:val="both"/>
        <w:rPr>
          <w:lang w:val="en-US"/>
        </w:rPr>
      </w:pPr>
      <w:r w:rsidRPr="00063550">
        <w:rPr>
          <w:lang w:val="en-US"/>
        </w:rPr>
        <w:t>Likelihoods of all models were compared using A</w:t>
      </w:r>
      <w:del w:id="137" w:author="Roger Vila" w:date="2022-03-29T12:36:00Z">
        <w:r w:rsidRPr="00063550" w:rsidDel="00063550">
          <w:rPr>
            <w:lang w:val="en-US"/>
          </w:rPr>
          <w:delText>i</w:delText>
        </w:r>
      </w:del>
      <w:r w:rsidRPr="00063550">
        <w:rPr>
          <w:lang w:val="en-US"/>
        </w:rPr>
        <w:t xml:space="preserve">kaike’s Information Criterion (AIC) </w:t>
      </w:r>
      <w:hyperlink r:id="rId106">
        <w:r w:rsidRPr="00063550">
          <w:rPr>
            <w:lang w:val="en-US"/>
          </w:rPr>
          <w:t>(Akaike 1974)</w:t>
        </w:r>
      </w:hyperlink>
      <w:r w:rsidRPr="00063550">
        <w:rPr>
          <w:lang w:val="en-US"/>
        </w:rPr>
        <w:t xml:space="preserve">, calculated as </w:t>
      </w:r>
      <m:oMath>
        <m:r>
          <w:rPr>
            <w:rFonts w:ascii="Cambria Math" w:hAnsi="Cambria Math"/>
            <w:lang w:val="en-US"/>
          </w:rPr>
          <m:t>2K - 2logL</m:t>
        </m:r>
        <m:r>
          <w:rPr>
            <w:rFonts w:ascii="Cambria Math" w:eastAsia="Cambria Math" w:hAnsi="Cambria Math" w:cs="Cambria Math"/>
            <w:lang w:val="en-US"/>
          </w:rPr>
          <m:t>,</m:t>
        </m:r>
      </m:oMath>
      <w:r w:rsidRPr="00063550">
        <w:rPr>
          <w:lang w:val="en-US"/>
        </w:rPr>
        <w:t xml:space="preserve"> where </w:t>
      </w:r>
      <m:oMath>
        <m:r>
          <w:rPr>
            <w:rFonts w:ascii="Cambria Math" w:hAnsi="Cambria Math"/>
            <w:lang w:val="en-US"/>
          </w:rPr>
          <m:t>K</m:t>
        </m:r>
      </m:oMath>
      <w:r w:rsidRPr="00063550">
        <w:rPr>
          <w:lang w:val="en-US"/>
        </w:rPr>
        <w:t xml:space="preserve"> is the number of parameters and </w:t>
      </w:r>
      <m:oMath>
        <m:r>
          <w:rPr>
            <w:rFonts w:ascii="Cambria Math" w:hAnsi="Cambria Math"/>
            <w:lang w:val="en-US"/>
          </w:rPr>
          <m:t>logL</m:t>
        </m:r>
      </m:oMath>
      <w:r w:rsidRPr="00063550">
        <w:rPr>
          <w:lang w:val="en-US"/>
        </w:rPr>
        <w:t xml:space="preserve"> is the logarithm of the likelihood of the model. The orthogroups where the alternative models in BadiRate inferred gene gains &gt; 0 with the lowest AIC, were used for analysis of functional enrichment. BadiRate was partly run with a modified version of the R-package BadiRateR (</w:t>
      </w:r>
      <w:hyperlink r:id="rId107">
        <w:r w:rsidRPr="00063550">
          <w:rPr>
            <w:color w:val="1155CC"/>
            <w:u w:val="single"/>
            <w:lang w:val="en-US"/>
          </w:rPr>
          <w:t>https://palfalvi.github.io/badirater/articles/badirater.html</w:t>
        </w:r>
      </w:hyperlink>
      <w:r w:rsidRPr="00063550">
        <w:rPr>
          <w:lang w:val="en-US"/>
        </w:rPr>
        <w:t xml:space="preserve">) and custom scripts. We visualized the genomic location of genes belonging to extended orthogroups identified in BadiRate with custom bash scripts and PhenoGram </w:t>
      </w:r>
      <w:hyperlink r:id="rId108">
        <w:r w:rsidRPr="00063550">
          <w:rPr>
            <w:lang w:val="en-US"/>
          </w:rPr>
          <w:t>(Wolfe et al. 2013)</w:t>
        </w:r>
      </w:hyperlink>
      <w:r w:rsidRPr="00063550">
        <w:rPr>
          <w:lang w:val="en-US"/>
        </w:rPr>
        <w:t>, using gene names and positions from the annotation gff file.</w:t>
      </w:r>
    </w:p>
    <w:p w14:paraId="14C2332A" w14:textId="77777777" w:rsidR="00664B76" w:rsidRPr="00063550" w:rsidRDefault="00D0720A">
      <w:pPr>
        <w:pStyle w:val="Heading3"/>
        <w:spacing w:before="400" w:after="120" w:line="312" w:lineRule="auto"/>
        <w:rPr>
          <w:lang w:val="en-US"/>
        </w:rPr>
      </w:pPr>
      <w:bookmarkStart w:id="138" w:name="_147n2zr" w:colFirst="0" w:colLast="0"/>
      <w:bookmarkEnd w:id="138"/>
      <w:r w:rsidRPr="00063550">
        <w:rPr>
          <w:lang w:val="en-US"/>
        </w:rPr>
        <w:lastRenderedPageBreak/>
        <w:t>Gene ontology enrichment</w:t>
      </w:r>
    </w:p>
    <w:p w14:paraId="793187AE" w14:textId="77777777" w:rsidR="00664B76" w:rsidRPr="00063550" w:rsidRDefault="00D0720A">
      <w:pPr>
        <w:jc w:val="both"/>
        <w:rPr>
          <w:lang w:val="en-US"/>
        </w:rPr>
      </w:pPr>
      <w:r w:rsidRPr="00063550">
        <w:rPr>
          <w:lang w:val="en-US"/>
        </w:rPr>
        <w:t xml:space="preserve">Potential enrichment of functional categories in the significantly expanded gene sets was analyzed using the Bioconductor package topGO version 2.44.0 </w:t>
      </w:r>
      <w:hyperlink r:id="rId109">
        <w:r w:rsidRPr="00063550">
          <w:rPr>
            <w:lang w:val="en-US"/>
          </w:rPr>
          <w:t>(Alexa and Rahnenfuhrer 2021)</w:t>
        </w:r>
      </w:hyperlink>
      <w:r w:rsidRPr="00063550">
        <w:rPr>
          <w:lang w:val="en-US"/>
        </w:rPr>
        <w:t xml:space="preserve"> in R version 4.1.0 </w:t>
      </w:r>
      <w:hyperlink r:id="rId110">
        <w:r w:rsidRPr="00063550">
          <w:rPr>
            <w:lang w:val="en-US"/>
          </w:rPr>
          <w:t>(R Core Team (2021).)</w:t>
        </w:r>
      </w:hyperlink>
      <w:r w:rsidRPr="00063550">
        <w:rPr>
          <w:lang w:val="en-US"/>
        </w:rPr>
        <w:t xml:space="preserve">. A custom database was generated based on the annotated gene set with gene ontology (GO) terms associated to the categories biological process, cellular component and molecular function. Since the gene set of interest is based on gene counts, the enrichment test was performed with Fisher’s exact test using the default algorithm (“weight01”) which accounts for the hierarchical structure of the GO-terms </w:t>
      </w:r>
      <w:hyperlink r:id="rId111">
        <w:r w:rsidRPr="00063550">
          <w:rPr>
            <w:lang w:val="en-US"/>
          </w:rPr>
          <w:t>(Alexa et al. 2006)</w:t>
        </w:r>
      </w:hyperlink>
      <w:r w:rsidRPr="00063550">
        <w:rPr>
          <w:lang w:val="en-US"/>
        </w:rPr>
        <w:t xml:space="preserve">. This means that the resulting tests were not completely independent and correcting for multiple testing might be over-conservative. We still adjusted the p-values with Benjamini-Hochberg’s method of multiple test correction </w:t>
      </w:r>
      <w:hyperlink r:id="rId112">
        <w:r w:rsidRPr="00063550">
          <w:rPr>
            <w:lang w:val="en-US"/>
          </w:rPr>
          <w:t>(Benjamini and Hochberg 1995)</w:t>
        </w:r>
      </w:hyperlink>
      <w:r w:rsidRPr="00063550">
        <w:rPr>
          <w:lang w:val="en-US"/>
        </w:rPr>
        <w:t>.</w:t>
      </w:r>
    </w:p>
    <w:p w14:paraId="7C2F0B9A" w14:textId="77777777" w:rsidR="00664B76" w:rsidRPr="00063550" w:rsidRDefault="00D0720A">
      <w:pPr>
        <w:pStyle w:val="Heading2"/>
        <w:widowControl w:val="0"/>
        <w:spacing w:before="400" w:line="312" w:lineRule="auto"/>
        <w:rPr>
          <w:lang w:val="en-US"/>
        </w:rPr>
      </w:pPr>
      <w:bookmarkStart w:id="139" w:name="_49q3mxhx0fkn" w:colFirst="0" w:colLast="0"/>
      <w:bookmarkEnd w:id="139"/>
      <w:r w:rsidRPr="00063550">
        <w:rPr>
          <w:lang w:val="en-US"/>
        </w:rPr>
        <w:t>Recombination rate analysis</w:t>
      </w:r>
    </w:p>
    <w:p w14:paraId="33DD1AA4" w14:textId="77777777" w:rsidR="00664B76" w:rsidRPr="00063550" w:rsidRDefault="00D0720A">
      <w:pPr>
        <w:pStyle w:val="Heading3"/>
        <w:spacing w:before="400" w:after="120" w:line="312" w:lineRule="auto"/>
        <w:jc w:val="both"/>
        <w:rPr>
          <w:lang w:val="en-US"/>
        </w:rPr>
      </w:pPr>
      <w:bookmarkStart w:id="140" w:name="_ihv636" w:colFirst="0" w:colLast="0"/>
      <w:bookmarkEnd w:id="140"/>
      <w:r w:rsidRPr="00063550">
        <w:rPr>
          <w:lang w:val="en-US"/>
        </w:rPr>
        <w:t>Chromosome level analysis</w:t>
      </w:r>
    </w:p>
    <w:p w14:paraId="4453DD9E" w14:textId="77777777" w:rsidR="00664B76" w:rsidRPr="00063550" w:rsidRDefault="00D0720A">
      <w:pPr>
        <w:jc w:val="both"/>
        <w:rPr>
          <w:lang w:val="en-US"/>
        </w:rPr>
      </w:pPr>
      <w:r w:rsidRPr="00063550">
        <w:rPr>
          <w:lang w:val="en-US"/>
        </w:rPr>
        <w:t xml:space="preserve">Global and chromosome-specific recombination rates were estimated by dividing the linkage map length (unit = cM) with the physical length (bp) of the corresponding part (whole genome or individual chromosome) of the physical genome assembly. Regional recombination rates were estimated with local linear regression in 2 Mb non-overlapping windows containing 2 or more markers using the R-package MareyMap </w:t>
      </w:r>
      <w:hyperlink r:id="rId113">
        <w:r w:rsidRPr="00063550">
          <w:rPr>
            <w:lang w:val="en-US"/>
          </w:rPr>
          <w:t>(Rezvoy et al. 2007)</w:t>
        </w:r>
      </w:hyperlink>
      <w:r w:rsidRPr="00063550">
        <w:rPr>
          <w:lang w:val="en-US"/>
        </w:rPr>
        <w:t xml:space="preserve">. </w:t>
      </w:r>
    </w:p>
    <w:p w14:paraId="6069E0A5" w14:textId="77777777" w:rsidR="00664B76" w:rsidRPr="00063550" w:rsidRDefault="00D0720A">
      <w:pPr>
        <w:pStyle w:val="Heading3"/>
        <w:widowControl w:val="0"/>
        <w:spacing w:before="400" w:after="120" w:line="312" w:lineRule="auto"/>
        <w:rPr>
          <w:lang w:val="en-US"/>
        </w:rPr>
      </w:pPr>
      <w:bookmarkStart w:id="141" w:name="_32hioqz" w:colFirst="0" w:colLast="0"/>
      <w:bookmarkEnd w:id="141"/>
      <w:r w:rsidRPr="00063550">
        <w:rPr>
          <w:lang w:val="en-US"/>
        </w:rPr>
        <w:t>Window-based analysis</w:t>
      </w:r>
    </w:p>
    <w:p w14:paraId="58DC0982" w14:textId="5F4015E9" w:rsidR="00664B76" w:rsidRPr="00063550" w:rsidRDefault="00D0720A">
      <w:pPr>
        <w:jc w:val="both"/>
        <w:rPr>
          <w:lang w:val="en-US"/>
        </w:rPr>
      </w:pPr>
      <w:r w:rsidRPr="00063550">
        <w:rPr>
          <w:lang w:val="en-US"/>
        </w:rPr>
        <w:t xml:space="preserve">We quantified the spatial distribution of various genomic features along the </w:t>
      </w:r>
      <w:r w:rsidRPr="00063550">
        <w:rPr>
          <w:color w:val="0E101A"/>
          <w:lang w:val="en-US"/>
        </w:rPr>
        <w:t xml:space="preserve">painted lady </w:t>
      </w:r>
      <w:r w:rsidRPr="00063550">
        <w:rPr>
          <w:lang w:val="en-US"/>
        </w:rPr>
        <w:t>genome using custom scripts. Positions of the specific TE classes were accessed from the RepeatMaker output file and positions of genes were taken from the annotation file from MAKER. For each 2 Mb window, we calculated the density (fraction of window covered by element / window length) of genes, TEs in total, LTRs, SINEs, LINEs and DNA-transposons with in-house developed scripts. For the genes belonging to extended orthogroups, we integrated the list of the extended orthogroups from BadiRate, gene names from Ortho</w:t>
      </w:r>
      <w:ins w:id="142" w:author="Roger Vila" w:date="2022-03-29T12:36:00Z">
        <w:r w:rsidR="00063550" w:rsidRPr="00063550">
          <w:rPr>
            <w:lang w:val="en-US"/>
          </w:rPr>
          <w:t>F</w:t>
        </w:r>
      </w:ins>
      <w:del w:id="143" w:author="Roger Vila" w:date="2022-03-29T12:36:00Z">
        <w:r w:rsidRPr="00063550" w:rsidDel="00063550">
          <w:rPr>
            <w:lang w:val="en-US"/>
          </w:rPr>
          <w:delText>f</w:delText>
        </w:r>
      </w:del>
      <w:r w:rsidRPr="00063550">
        <w:rPr>
          <w:lang w:val="en-US"/>
        </w:rPr>
        <w:t xml:space="preserve">inder and positions from MAKER. All 2 Mb windows of the genome were assigned to bins; one bin containing windows without gene gains and the other with windows containing at least one gene. Potential differences in densities of genomic features between bins were assessed with two-sided Wilcoxon rank sum tests in R </w:t>
      </w:r>
      <w:hyperlink r:id="rId114">
        <w:r w:rsidRPr="00063550">
          <w:rPr>
            <w:lang w:val="en-US"/>
          </w:rPr>
          <w:t>(Bauer 1972)</w:t>
        </w:r>
      </w:hyperlink>
      <w:r w:rsidRPr="00063550">
        <w:rPr>
          <w:sz w:val="20"/>
          <w:szCs w:val="20"/>
          <w:lang w:val="en-US"/>
        </w:rPr>
        <w:t>.</w:t>
      </w:r>
    </w:p>
    <w:p w14:paraId="0C65ABD4" w14:textId="77777777" w:rsidR="00664B76" w:rsidRPr="00063550" w:rsidRDefault="00D0720A">
      <w:pPr>
        <w:pStyle w:val="Heading3"/>
        <w:widowControl w:val="0"/>
        <w:spacing w:before="400" w:after="120" w:line="312" w:lineRule="auto"/>
        <w:jc w:val="both"/>
        <w:rPr>
          <w:lang w:val="en-US"/>
        </w:rPr>
      </w:pPr>
      <w:bookmarkStart w:id="144" w:name="_1hmsyys" w:colFirst="0" w:colLast="0"/>
      <w:bookmarkEnd w:id="144"/>
      <w:r w:rsidRPr="00063550">
        <w:rPr>
          <w:lang w:val="en-US"/>
        </w:rPr>
        <w:t>Associations between genomic features and the recombination rate</w:t>
      </w:r>
    </w:p>
    <w:p w14:paraId="337D9133" w14:textId="77777777" w:rsidR="00664B76" w:rsidRPr="00063550" w:rsidRDefault="00D0720A">
      <w:pPr>
        <w:jc w:val="both"/>
        <w:rPr>
          <w:lang w:val="en-US"/>
        </w:rPr>
      </w:pPr>
      <w:r w:rsidRPr="00063550">
        <w:rPr>
          <w:lang w:val="en-US"/>
        </w:rPr>
        <w:t xml:space="preserve">To characterize the associations between recombination rate and specific genomic elements, correlation tests were performed with the cor.test function in R using Spearman’s rank correlation </w:t>
      </w:r>
      <w:hyperlink r:id="rId115">
        <w:r w:rsidRPr="00063550">
          <w:rPr>
            <w:lang w:val="en-US"/>
          </w:rPr>
          <w:t>(Best and Roberts 1975)</w:t>
        </w:r>
      </w:hyperlink>
      <w:r w:rsidRPr="00063550">
        <w:rPr>
          <w:lang w:val="en-US"/>
        </w:rPr>
        <w:t xml:space="preserve">, after testing for deviation from normal distribution with the Shapiro-Wilk normality test </w:t>
      </w:r>
      <w:hyperlink r:id="rId116">
        <w:r w:rsidRPr="00063550">
          <w:rPr>
            <w:lang w:val="en-US"/>
          </w:rPr>
          <w:t>(Royston 1982)</w:t>
        </w:r>
      </w:hyperlink>
      <w:r w:rsidRPr="00063550">
        <w:rPr>
          <w:lang w:val="en-US"/>
        </w:rPr>
        <w:t xml:space="preserve">. We then applied the lm function in R to explore the relationships </w:t>
      </w:r>
      <w:r w:rsidRPr="00063550">
        <w:rPr>
          <w:lang w:val="en-US"/>
        </w:rPr>
        <w:lastRenderedPageBreak/>
        <w:t xml:space="preserve">between the recombination rate as response variable and chromosome length, relative position on the chromosome, density of genes, density of different repeat classes, and GC-content as explanatory variables. Prior to the latter analysis, explanatory variables were scaled and centered, by subtracting the mean and dividing by the standard deviation of the variable. We used the R-package ggplot2 for visualizations </w:t>
      </w:r>
      <w:hyperlink r:id="rId117">
        <w:r w:rsidRPr="00063550">
          <w:rPr>
            <w:lang w:val="en-US"/>
          </w:rPr>
          <w:t>(Wickham 2009)</w:t>
        </w:r>
      </w:hyperlink>
      <w:r w:rsidRPr="00063550">
        <w:rPr>
          <w:lang w:val="en-US"/>
        </w:rPr>
        <w:t>.</w:t>
      </w:r>
    </w:p>
    <w:p w14:paraId="7338194E" w14:textId="77777777" w:rsidR="00664B76" w:rsidRPr="00063550" w:rsidRDefault="00D0720A">
      <w:pPr>
        <w:pStyle w:val="Heading2"/>
        <w:spacing w:line="312" w:lineRule="auto"/>
        <w:rPr>
          <w:lang w:val="en-US"/>
        </w:rPr>
      </w:pPr>
      <w:bookmarkStart w:id="145" w:name="_9e5r7erpsqsj" w:colFirst="0" w:colLast="0"/>
      <w:bookmarkEnd w:id="145"/>
      <w:r w:rsidRPr="00063550">
        <w:rPr>
          <w:lang w:val="en-US"/>
        </w:rPr>
        <w:t>Data access</w:t>
      </w:r>
    </w:p>
    <w:p w14:paraId="4A2FC5FD" w14:textId="77777777" w:rsidR="00664B76" w:rsidRPr="00063550" w:rsidRDefault="00D0720A">
      <w:pPr>
        <w:pStyle w:val="Heading2"/>
        <w:rPr>
          <w:lang w:val="en-US"/>
        </w:rPr>
      </w:pPr>
      <w:bookmarkStart w:id="146" w:name="_hehhcaga0il7" w:colFirst="0" w:colLast="0"/>
      <w:bookmarkEnd w:id="146"/>
      <w:r w:rsidRPr="00063550">
        <w:rPr>
          <w:lang w:val="en-US"/>
        </w:rPr>
        <w:t>Competing interest statement</w:t>
      </w:r>
    </w:p>
    <w:p w14:paraId="25CB501B" w14:textId="77777777" w:rsidR="00664B76" w:rsidRPr="00063550" w:rsidRDefault="00D0720A">
      <w:pPr>
        <w:pStyle w:val="Heading2"/>
        <w:rPr>
          <w:lang w:val="en-US"/>
        </w:rPr>
      </w:pPr>
      <w:bookmarkStart w:id="147" w:name="_k9wtj4nneho" w:colFirst="0" w:colLast="0"/>
      <w:bookmarkEnd w:id="147"/>
      <w:r w:rsidRPr="00063550">
        <w:rPr>
          <w:lang w:val="en-US"/>
        </w:rPr>
        <w:t>Acknowledgements</w:t>
      </w:r>
    </w:p>
    <w:p w14:paraId="0CF15BFD" w14:textId="413D663E" w:rsidR="00717348" w:rsidRPr="00717348" w:rsidRDefault="00D0720A" w:rsidP="00717348">
      <w:pPr>
        <w:jc w:val="both"/>
        <w:rPr>
          <w:ins w:id="148" w:author="Roger Vila" w:date="2022-03-29T12:47:00Z"/>
          <w:lang w:val="en-ES"/>
        </w:rPr>
      </w:pPr>
      <w:r w:rsidRPr="00063550">
        <w:rPr>
          <w:lang w:val="en-US"/>
        </w:rPr>
        <w:t xml:space="preserve">Financial support for this project was provided by FORMAS (Research grant 2019-00670 to N.B.) and The Swedish Collegium for Advanced Science (Natural Sciences Programme, Knut and Alice Wallenberg Foundation, Postdoc funding for D.S.). </w:t>
      </w:r>
      <w:ins w:id="149" w:author="Gerard Talavera" w:date="2022-04-01T10:33:00Z">
        <w:r w:rsidR="009754CF" w:rsidRPr="003E6B7A">
          <w:rPr>
            <w:lang w:val="en-US"/>
          </w:rPr>
          <w:t xml:space="preserve">R.V. was supported by </w:t>
        </w:r>
      </w:ins>
      <w:ins w:id="150" w:author="Gerard Talavera" w:date="2022-04-01T10:40:00Z">
        <w:r w:rsidR="003E6B7A">
          <w:rPr>
            <w:lang w:val="en-US"/>
          </w:rPr>
          <w:t xml:space="preserve">the </w:t>
        </w:r>
      </w:ins>
      <w:ins w:id="151" w:author="Gerard Talavera" w:date="2022-04-01T10:33:00Z">
        <w:r w:rsidR="009754CF" w:rsidRPr="003E6B7A">
          <w:rPr>
            <w:lang w:val="en-US"/>
          </w:rPr>
          <w:t xml:space="preserve">grant </w:t>
        </w:r>
        <w:r w:rsidR="009754CF" w:rsidRPr="003E6B7A">
          <w:rPr>
            <w:lang w:val="en-ES"/>
          </w:rPr>
          <w:t>PID2019-107078GB-I00 funded by MCIN/AEI/10.13039/501100011033</w:t>
        </w:r>
        <w:r w:rsidR="009754CF" w:rsidRPr="003E6B7A">
          <w:rPr>
            <w:lang w:val="en-US"/>
          </w:rPr>
          <w:t xml:space="preserve">. </w:t>
        </w:r>
        <w:r w:rsidR="009754CF" w:rsidRPr="003E6B7A">
          <w:t xml:space="preserve">G.T. was supported by </w:t>
        </w:r>
      </w:ins>
      <w:ins w:id="152" w:author="Gerard Talavera" w:date="2022-04-01T10:40:00Z">
        <w:r w:rsidR="003E6B7A">
          <w:t xml:space="preserve">the </w:t>
        </w:r>
      </w:ins>
      <w:ins w:id="153" w:author="Gerard Talavera" w:date="2022-04-01T10:33:00Z">
        <w:r w:rsidR="009754CF" w:rsidRPr="003E6B7A">
          <w:t>grant PID2020-117739GA-I00 funded by MCIN/AEI/10.13039/501100011033</w:t>
        </w:r>
      </w:ins>
      <w:ins w:id="154" w:author="Gerard Talavera" w:date="2022-04-01T10:35:00Z">
        <w:r w:rsidR="003E6B7A" w:rsidRPr="003E6B7A">
          <w:t xml:space="preserve"> and by</w:t>
        </w:r>
        <w:r w:rsidR="009754CF" w:rsidRPr="003E6B7A">
          <w:t xml:space="preserve"> </w:t>
        </w:r>
        <w:r w:rsidR="003E6B7A" w:rsidRPr="003E6B7A">
          <w:t>“La Caixa” Foundation</w:t>
        </w:r>
      </w:ins>
      <w:ins w:id="155" w:author="Gerard Talavera" w:date="2022-04-01T10:39:00Z">
        <w:r w:rsidR="003E6B7A">
          <w:t xml:space="preserve"> </w:t>
        </w:r>
        <w:r w:rsidR="003E6B7A" w:rsidRPr="003E6B7A">
          <w:t>(ID 100010434)</w:t>
        </w:r>
        <w:r w:rsidR="003E6B7A">
          <w:t xml:space="preserve"> through the</w:t>
        </w:r>
      </w:ins>
      <w:ins w:id="156" w:author="Gerard Talavera" w:date="2022-04-01T10:35:00Z">
        <w:r w:rsidR="003E6B7A" w:rsidRPr="003E6B7A">
          <w:t xml:space="preserve"> </w:t>
        </w:r>
        <w:r w:rsidR="003E6B7A" w:rsidRPr="003E6B7A">
          <w:t>grant</w:t>
        </w:r>
      </w:ins>
      <w:ins w:id="157" w:author="Gerard Talavera" w:date="2022-04-01T10:36:00Z">
        <w:r w:rsidR="003E6B7A">
          <w:t xml:space="preserve"> </w:t>
        </w:r>
      </w:ins>
      <w:ins w:id="158" w:author="Gerard Talavera" w:date="2022-04-01T10:35:00Z">
        <w:r w:rsidR="003E6B7A" w:rsidRPr="003E6B7A">
          <w:t>LCF/BQ/PR19/11700004</w:t>
        </w:r>
      </w:ins>
      <w:ins w:id="159" w:author="Gerard Talavera" w:date="2022-04-01T10:33:00Z">
        <w:r w:rsidR="009754CF" w:rsidRPr="003E6B7A">
          <w:t>.</w:t>
        </w:r>
        <w:r w:rsidR="009754CF">
          <w:rPr>
            <w:sz w:val="24"/>
            <w:szCs w:val="24"/>
          </w:rPr>
          <w:t xml:space="preserve"> </w:t>
        </w:r>
      </w:ins>
      <w:r w:rsidRPr="00063550">
        <w:rPr>
          <w:lang w:val="en-US"/>
        </w:rPr>
        <w:t>The authors acknowledge support from the National Genomics Infrastructure in Stockholm funded by Science for Life Laboratory, the Knut and Alice Wallenberg Foundation and the Swedish Research Council, and SNIC/Uppsala Multidisciplinary Center for Advanced Computational Science for assistance with massively parallel sequencing and access to the UPPMAX computational infrastructure.</w:t>
      </w:r>
      <w:ins w:id="160" w:author="Roger Vila" w:date="2022-03-29T12:37:00Z">
        <w:r w:rsidR="00CA5C3E">
          <w:rPr>
            <w:lang w:val="en-US"/>
          </w:rPr>
          <w:t xml:space="preserve"> </w:t>
        </w:r>
        <w:del w:id="161" w:author="Gerard Talavera" w:date="2022-04-01T10:33:00Z">
          <w:r w:rsidR="00CA5C3E" w:rsidDel="009754CF">
            <w:rPr>
              <w:lang w:val="en-US"/>
            </w:rPr>
            <w:delText>R</w:delText>
          </w:r>
        </w:del>
      </w:ins>
      <w:ins w:id="162" w:author="Roger Vila" w:date="2022-03-29T12:38:00Z">
        <w:del w:id="163" w:author="Gerard Talavera" w:date="2022-04-01T10:33:00Z">
          <w:r w:rsidR="00CA5C3E" w:rsidDel="009754CF">
            <w:rPr>
              <w:lang w:val="en-US"/>
            </w:rPr>
            <w:delText xml:space="preserve">.V. was supported by grant </w:delText>
          </w:r>
        </w:del>
      </w:ins>
      <w:ins w:id="164" w:author="Roger Vila" w:date="2022-03-29T12:47:00Z">
        <w:del w:id="165" w:author="Gerard Talavera" w:date="2022-04-01T10:33:00Z">
          <w:r w:rsidR="00717348" w:rsidRPr="00717348" w:rsidDel="009754CF">
            <w:rPr>
              <w:lang w:val="en-ES"/>
            </w:rPr>
            <w:delText>PID2019-107078GB-I00 funded by MCIN/</w:delText>
          </w:r>
        </w:del>
        <w:del w:id="166" w:author="Gerard Talavera" w:date="2022-04-01T10:32:00Z">
          <w:r w:rsidR="00717348" w:rsidRPr="00717348" w:rsidDel="009754CF">
            <w:rPr>
              <w:lang w:val="en-ES"/>
            </w:rPr>
            <w:delText xml:space="preserve"> </w:delText>
          </w:r>
        </w:del>
        <w:del w:id="167" w:author="Gerard Talavera" w:date="2022-04-01T10:33:00Z">
          <w:r w:rsidR="00717348" w:rsidRPr="00717348" w:rsidDel="009754CF">
            <w:rPr>
              <w:lang w:val="en-ES"/>
            </w:rPr>
            <w:delText>AEI/10.13039/501100011033</w:delText>
          </w:r>
        </w:del>
      </w:ins>
      <w:ins w:id="168" w:author="Roger Vila" w:date="2022-03-29T12:48:00Z">
        <w:del w:id="169" w:author="Gerard Talavera" w:date="2022-04-01T10:33:00Z">
          <w:r w:rsidR="00717348" w:rsidRPr="002C765A" w:rsidDel="009754CF">
            <w:rPr>
              <w:lang w:val="en-US"/>
              <w:rPrChange w:id="170" w:author="Gerard Talavera" w:date="2022-03-31T10:30:00Z">
                <w:rPr>
                  <w:lang w:val="es-ES"/>
                </w:rPr>
              </w:rPrChange>
            </w:rPr>
            <w:delText>.</w:delText>
          </w:r>
        </w:del>
      </w:ins>
    </w:p>
    <w:p w14:paraId="03CCE372" w14:textId="2262BBF9" w:rsidR="00664B76" w:rsidRPr="00063550" w:rsidRDefault="00664B76">
      <w:pPr>
        <w:jc w:val="both"/>
        <w:rPr>
          <w:lang w:val="en-US"/>
        </w:rPr>
      </w:pPr>
    </w:p>
    <w:p w14:paraId="663E3267" w14:textId="77777777" w:rsidR="00664B76" w:rsidRPr="00063550" w:rsidRDefault="00D0720A">
      <w:pPr>
        <w:pStyle w:val="Heading1"/>
        <w:spacing w:line="312" w:lineRule="auto"/>
        <w:rPr>
          <w:lang w:val="en-US"/>
        </w:rPr>
      </w:pPr>
      <w:bookmarkStart w:id="171" w:name="_880wfpq1u5n9" w:colFirst="0" w:colLast="0"/>
      <w:bookmarkEnd w:id="171"/>
      <w:r w:rsidRPr="00063550">
        <w:rPr>
          <w:lang w:val="en-US"/>
        </w:rPr>
        <w:br w:type="page"/>
      </w:r>
    </w:p>
    <w:p w14:paraId="7B2076C6" w14:textId="77777777" w:rsidR="00664B76" w:rsidRPr="00063550" w:rsidRDefault="00D0720A">
      <w:pPr>
        <w:pStyle w:val="Heading1"/>
        <w:spacing w:line="312" w:lineRule="auto"/>
        <w:rPr>
          <w:lang w:val="en-US"/>
        </w:rPr>
      </w:pPr>
      <w:bookmarkStart w:id="172" w:name="_jy3m9ael8afj" w:colFirst="0" w:colLast="0"/>
      <w:bookmarkEnd w:id="172"/>
      <w:r w:rsidRPr="00063550">
        <w:rPr>
          <w:lang w:val="en-US"/>
        </w:rPr>
        <w:lastRenderedPageBreak/>
        <w:t>Supplementary information</w:t>
      </w:r>
    </w:p>
    <w:p w14:paraId="27799692" w14:textId="77777777" w:rsidR="00664B76" w:rsidRPr="00063550" w:rsidRDefault="00D0720A">
      <w:pPr>
        <w:pStyle w:val="Heading3"/>
        <w:rPr>
          <w:lang w:val="en-US"/>
        </w:rPr>
      </w:pPr>
      <w:bookmarkStart w:id="173" w:name="_t179ttbo1uzp" w:colFirst="0" w:colLast="0"/>
      <w:bookmarkEnd w:id="173"/>
      <w:r w:rsidRPr="00063550">
        <w:rPr>
          <w:lang w:val="en-US"/>
        </w:rPr>
        <w:t>Supplementary figures</w:t>
      </w:r>
    </w:p>
    <w:p w14:paraId="7E9236A0" w14:textId="77777777" w:rsidR="00664B76" w:rsidRPr="00063550" w:rsidRDefault="00664B76">
      <w:pPr>
        <w:rPr>
          <w:lang w:val="en-US"/>
        </w:rPr>
      </w:pPr>
    </w:p>
    <w:p w14:paraId="4A46A54A" w14:textId="77777777" w:rsidR="00664B76" w:rsidRPr="00063550" w:rsidRDefault="00D0720A">
      <w:pPr>
        <w:rPr>
          <w:color w:val="353744"/>
          <w:lang w:val="en-US"/>
        </w:rPr>
      </w:pPr>
      <w:r w:rsidRPr="00063550">
        <w:rPr>
          <w:noProof/>
          <w:color w:val="353744"/>
          <w:lang w:val="en-US"/>
        </w:rPr>
        <w:drawing>
          <wp:inline distT="114300" distB="114300" distL="114300" distR="114300" wp14:anchorId="072790BE" wp14:editId="13E88DD9">
            <wp:extent cx="5943600" cy="4953000"/>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8"/>
                    <a:srcRect/>
                    <a:stretch>
                      <a:fillRect/>
                    </a:stretch>
                  </pic:blipFill>
                  <pic:spPr>
                    <a:xfrm>
                      <a:off x="0" y="0"/>
                      <a:ext cx="5943600" cy="4953000"/>
                    </a:xfrm>
                    <a:prstGeom prst="rect">
                      <a:avLst/>
                    </a:prstGeom>
                    <a:ln/>
                  </pic:spPr>
                </pic:pic>
              </a:graphicData>
            </a:graphic>
          </wp:inline>
        </w:drawing>
      </w:r>
    </w:p>
    <w:p w14:paraId="198E8F04" w14:textId="77777777" w:rsidR="00EA4812" w:rsidRDefault="00D0720A">
      <w:pPr>
        <w:jc w:val="both"/>
        <w:rPr>
          <w:ins w:id="174" w:author="Roger Vila" w:date="2022-03-29T13:27:00Z"/>
          <w:b/>
          <w:lang w:val="en-US"/>
        </w:rPr>
      </w:pPr>
      <w:r w:rsidRPr="00063550">
        <w:rPr>
          <w:b/>
          <w:lang w:val="en-US"/>
        </w:rPr>
        <w:t>Figure S1.</w:t>
      </w:r>
    </w:p>
    <w:p w14:paraId="133FE9D1" w14:textId="0D114254" w:rsidR="00664B76" w:rsidRPr="00063550" w:rsidRDefault="00D0720A">
      <w:pPr>
        <w:jc w:val="both"/>
        <w:rPr>
          <w:rFonts w:ascii="Proxima Nova" w:eastAsia="Proxima Nova" w:hAnsi="Proxima Nova" w:cs="Proxima Nova"/>
          <w:color w:val="353744"/>
          <w:lang w:val="en-US"/>
        </w:rPr>
      </w:pPr>
      <w:del w:id="175" w:author="Roger Vila" w:date="2022-03-29T13:27:00Z">
        <w:r w:rsidRPr="00063550" w:rsidDel="00EA4812">
          <w:rPr>
            <w:lang w:val="en-US"/>
          </w:rPr>
          <w:br/>
        </w:r>
      </w:del>
      <w:r w:rsidRPr="00063550">
        <w:rPr>
          <w:color w:val="353744"/>
          <w:lang w:val="en-US"/>
        </w:rPr>
        <w:t>Marey maps for each chromosome showing recombination distance in centiMorgan on the y-axis and physical position on the chromosome in megabases on the x-axis. Pearson’s correlation coefficient (R) and p-values (p) are included.</w:t>
      </w:r>
    </w:p>
    <w:p w14:paraId="15F9B9EA" w14:textId="77777777" w:rsidR="00664B76" w:rsidRPr="00063550" w:rsidRDefault="00664B76">
      <w:pPr>
        <w:spacing w:before="200" w:line="312" w:lineRule="auto"/>
        <w:rPr>
          <w:rFonts w:ascii="Proxima Nova" w:eastAsia="Proxima Nova" w:hAnsi="Proxima Nova" w:cs="Proxima Nova"/>
          <w:color w:val="353744"/>
          <w:lang w:val="en-US"/>
        </w:rPr>
      </w:pPr>
    </w:p>
    <w:p w14:paraId="285E0852" w14:textId="77777777" w:rsidR="00664B76" w:rsidRPr="00063550" w:rsidRDefault="00D0720A">
      <w:pPr>
        <w:rPr>
          <w:lang w:val="en-US"/>
        </w:rPr>
      </w:pPr>
      <w:r w:rsidRPr="00063550">
        <w:rPr>
          <w:noProof/>
          <w:lang w:val="en-US"/>
        </w:rPr>
        <w:lastRenderedPageBreak/>
        <w:drawing>
          <wp:inline distT="114300" distB="114300" distL="114300" distR="114300" wp14:anchorId="5B967E3B" wp14:editId="37758F10">
            <wp:extent cx="5943600" cy="6553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9"/>
                    <a:srcRect/>
                    <a:stretch>
                      <a:fillRect/>
                    </a:stretch>
                  </pic:blipFill>
                  <pic:spPr>
                    <a:xfrm>
                      <a:off x="0" y="0"/>
                      <a:ext cx="5943600" cy="6553200"/>
                    </a:xfrm>
                    <a:prstGeom prst="rect">
                      <a:avLst/>
                    </a:prstGeom>
                    <a:ln/>
                  </pic:spPr>
                </pic:pic>
              </a:graphicData>
            </a:graphic>
          </wp:inline>
        </w:drawing>
      </w:r>
    </w:p>
    <w:p w14:paraId="3A72021D" w14:textId="77777777" w:rsidR="00664B76" w:rsidRPr="00063550" w:rsidRDefault="00664B76">
      <w:pPr>
        <w:rPr>
          <w:color w:val="0E101A"/>
          <w:lang w:val="en-US"/>
        </w:rPr>
      </w:pPr>
    </w:p>
    <w:p w14:paraId="42C7E196" w14:textId="77777777" w:rsidR="00664B76" w:rsidRPr="00063550" w:rsidRDefault="00D0720A">
      <w:pPr>
        <w:jc w:val="both"/>
        <w:rPr>
          <w:b/>
          <w:lang w:val="en-US"/>
        </w:rPr>
      </w:pPr>
      <w:r w:rsidRPr="00063550">
        <w:rPr>
          <w:b/>
          <w:lang w:val="en-US"/>
        </w:rPr>
        <w:t>Figure S2.</w:t>
      </w:r>
    </w:p>
    <w:p w14:paraId="0926032C" w14:textId="77777777" w:rsidR="00664B76" w:rsidRPr="00063550" w:rsidRDefault="00D0720A">
      <w:pPr>
        <w:jc w:val="both"/>
        <w:rPr>
          <w:lang w:val="en-US"/>
        </w:rPr>
      </w:pPr>
      <w:r w:rsidRPr="00063550">
        <w:rPr>
          <w:color w:val="0E101A"/>
          <w:lang w:val="en-US"/>
        </w:rPr>
        <w:t xml:space="preserve">Significantly (p-value &lt; 0.05 after FDR-correction) enriched gene ontology (GO) terms associated with expanded gene families in both the painted lady and monarch. The bars show the number of genes associated with each GO-term. </w:t>
      </w:r>
      <w:commentRangeStart w:id="176"/>
      <w:r w:rsidRPr="00063550">
        <w:rPr>
          <w:color w:val="0E101A"/>
          <w:lang w:val="en-US"/>
        </w:rPr>
        <w:t>The different GO-categories are biological process (BP), cellular compartment (CC) and molecular function (MF).</w:t>
      </w:r>
      <w:commentRangeEnd w:id="176"/>
      <w:r w:rsidR="005103DC">
        <w:rPr>
          <w:rStyle w:val="CommentReference"/>
        </w:rPr>
        <w:commentReference w:id="176"/>
      </w:r>
    </w:p>
    <w:p w14:paraId="125473FF" w14:textId="77777777" w:rsidR="00664B76" w:rsidRPr="00063550" w:rsidRDefault="00664B76">
      <w:pPr>
        <w:rPr>
          <w:lang w:val="en-US"/>
        </w:rPr>
      </w:pPr>
    </w:p>
    <w:p w14:paraId="4CF2BC47" w14:textId="77777777" w:rsidR="00664B76" w:rsidRPr="00063550" w:rsidRDefault="00D0720A">
      <w:pPr>
        <w:rPr>
          <w:lang w:val="en-US"/>
        </w:rPr>
      </w:pPr>
      <w:r w:rsidRPr="00063550">
        <w:rPr>
          <w:noProof/>
          <w:color w:val="353744"/>
          <w:lang w:val="en-US"/>
        </w:rPr>
        <w:lastRenderedPageBreak/>
        <w:drawing>
          <wp:inline distT="114300" distB="114300" distL="114300" distR="114300" wp14:anchorId="33FE3114" wp14:editId="39ADA50E">
            <wp:extent cx="5943600" cy="39624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0"/>
                    <a:srcRect/>
                    <a:stretch>
                      <a:fillRect/>
                    </a:stretch>
                  </pic:blipFill>
                  <pic:spPr>
                    <a:xfrm>
                      <a:off x="0" y="0"/>
                      <a:ext cx="5943600" cy="3962400"/>
                    </a:xfrm>
                    <a:prstGeom prst="rect">
                      <a:avLst/>
                    </a:prstGeom>
                    <a:ln/>
                  </pic:spPr>
                </pic:pic>
              </a:graphicData>
            </a:graphic>
          </wp:inline>
        </w:drawing>
      </w:r>
    </w:p>
    <w:p w14:paraId="172DC3F1" w14:textId="77777777" w:rsidR="00664B76" w:rsidRPr="00063550" w:rsidRDefault="00D0720A">
      <w:pPr>
        <w:jc w:val="both"/>
        <w:rPr>
          <w:lang w:val="en-US"/>
        </w:rPr>
      </w:pPr>
      <w:r w:rsidRPr="00063550">
        <w:rPr>
          <w:b/>
          <w:lang w:val="en-US"/>
        </w:rPr>
        <w:t>Figure S3</w:t>
      </w:r>
      <w:r w:rsidRPr="00EA4812">
        <w:rPr>
          <w:b/>
          <w:bCs/>
          <w:lang w:val="en-US"/>
          <w:rPrChange w:id="177" w:author="Roger Vila" w:date="2022-03-29T13:22:00Z">
            <w:rPr>
              <w:lang w:val="en-US"/>
            </w:rPr>
          </w:rPrChange>
        </w:rPr>
        <w:t>.</w:t>
      </w:r>
    </w:p>
    <w:p w14:paraId="51C2A75A" w14:textId="77777777" w:rsidR="00664B76" w:rsidRPr="00063550" w:rsidRDefault="00D0720A">
      <w:pPr>
        <w:jc w:val="both"/>
        <w:rPr>
          <w:lang w:val="en-US"/>
        </w:rPr>
      </w:pPr>
      <w:r w:rsidRPr="00063550">
        <w:rPr>
          <w:lang w:val="en-US"/>
        </w:rPr>
        <w:t>Physical position (Mb, x-axis) and the estimated recombination rate (cM / Mb; y-axis) for individual markers along each chromosome. Chromosome identities are given in the boxes above each chromosome plot. The W-chromosome has been excluded.</w:t>
      </w:r>
    </w:p>
    <w:p w14:paraId="339B0761" w14:textId="77777777" w:rsidR="00664B76" w:rsidRPr="00063550" w:rsidRDefault="00D0720A">
      <w:pPr>
        <w:spacing w:before="400" w:after="120" w:line="312" w:lineRule="auto"/>
        <w:rPr>
          <w:lang w:val="en-US"/>
        </w:rPr>
      </w:pPr>
      <w:r w:rsidRPr="00063550">
        <w:rPr>
          <w:noProof/>
          <w:lang w:val="en-US"/>
        </w:rPr>
        <w:lastRenderedPageBreak/>
        <w:drawing>
          <wp:inline distT="114300" distB="114300" distL="114300" distR="114300" wp14:anchorId="55A1ED4A" wp14:editId="40191C9B">
            <wp:extent cx="5865204" cy="3903662"/>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1"/>
                    <a:srcRect/>
                    <a:stretch>
                      <a:fillRect/>
                    </a:stretch>
                  </pic:blipFill>
                  <pic:spPr>
                    <a:xfrm>
                      <a:off x="0" y="0"/>
                      <a:ext cx="5865204" cy="3903662"/>
                    </a:xfrm>
                    <a:prstGeom prst="rect">
                      <a:avLst/>
                    </a:prstGeom>
                    <a:ln/>
                  </pic:spPr>
                </pic:pic>
              </a:graphicData>
            </a:graphic>
          </wp:inline>
        </w:drawing>
      </w:r>
    </w:p>
    <w:p w14:paraId="05FC1063" w14:textId="77777777" w:rsidR="00EA4812" w:rsidRDefault="00D0720A">
      <w:pPr>
        <w:snapToGrid w:val="0"/>
        <w:jc w:val="both"/>
        <w:rPr>
          <w:ins w:id="178" w:author="Roger Vila" w:date="2022-03-29T13:24:00Z"/>
          <w:b/>
          <w:lang w:val="en-US"/>
        </w:rPr>
        <w:pPrChange w:id="179" w:author="Roger Vila" w:date="2022-03-29T13:24:00Z">
          <w:pPr>
            <w:spacing w:before="400" w:after="120"/>
            <w:jc w:val="both"/>
          </w:pPr>
        </w:pPrChange>
      </w:pPr>
      <w:r w:rsidRPr="00063550">
        <w:rPr>
          <w:b/>
          <w:lang w:val="en-US"/>
        </w:rPr>
        <w:t>Figure S4.</w:t>
      </w:r>
    </w:p>
    <w:p w14:paraId="5D76EC5A" w14:textId="320D46EF" w:rsidR="00664B76" w:rsidRPr="00063550" w:rsidRDefault="00D0720A">
      <w:pPr>
        <w:snapToGrid w:val="0"/>
        <w:jc w:val="both"/>
        <w:rPr>
          <w:lang w:val="en-US"/>
        </w:rPr>
        <w:pPrChange w:id="180" w:author="Roger Vila" w:date="2022-03-29T13:24:00Z">
          <w:pPr>
            <w:spacing w:before="400" w:after="120"/>
            <w:jc w:val="both"/>
          </w:pPr>
        </w:pPrChange>
      </w:pPr>
      <w:del w:id="181" w:author="Roger Vila" w:date="2022-03-29T13:24:00Z">
        <w:r w:rsidRPr="00063550" w:rsidDel="00EA4812">
          <w:rPr>
            <w:lang w:val="en-US"/>
          </w:rPr>
          <w:br/>
        </w:r>
      </w:del>
      <w:r w:rsidRPr="00063550">
        <w:rPr>
          <w:lang w:val="en-US"/>
        </w:rPr>
        <w:t>The mean recombination rate for markers in bins representing non-overlapping windows spanning 10% of the physical distance from the center of the chromosome. Stars indicate pairwise Wilcoxon Rank-test (p-values) comparing the average recombination rate in different relative positions along the chromosome (* = p-value &lt; 0.05, ** = p-value &lt; 0.01, *** = p-value &lt; 0.001, **** = p-value &lt; 0.0001). Boxes hinges represent the 25th and 75th percentiles, whiskers extend to values within 1.5 times the distance between the 25th and 75th percentiles.</w:t>
      </w:r>
    </w:p>
    <w:p w14:paraId="365629EA" w14:textId="77777777" w:rsidR="00664B76" w:rsidRPr="00063550" w:rsidRDefault="00664B76">
      <w:pPr>
        <w:spacing w:before="400" w:after="120" w:line="312" w:lineRule="auto"/>
        <w:jc w:val="both"/>
        <w:rPr>
          <w:lang w:val="en-US"/>
        </w:rPr>
      </w:pPr>
    </w:p>
    <w:p w14:paraId="2292BB18" w14:textId="77777777" w:rsidR="00664B76" w:rsidRPr="00063550" w:rsidRDefault="00664B76">
      <w:pPr>
        <w:spacing w:before="400" w:after="120" w:line="312" w:lineRule="auto"/>
        <w:jc w:val="both"/>
        <w:rPr>
          <w:lang w:val="en-US"/>
        </w:rPr>
      </w:pPr>
    </w:p>
    <w:p w14:paraId="72204D53" w14:textId="77777777" w:rsidR="00664B76" w:rsidRPr="00063550" w:rsidRDefault="00664B76">
      <w:pPr>
        <w:spacing w:before="400" w:after="120" w:line="312" w:lineRule="auto"/>
        <w:jc w:val="both"/>
        <w:rPr>
          <w:lang w:val="en-US"/>
        </w:rPr>
      </w:pPr>
    </w:p>
    <w:p w14:paraId="5C435F8A" w14:textId="77777777" w:rsidR="00664B76" w:rsidRPr="00063550" w:rsidRDefault="00664B76">
      <w:pPr>
        <w:spacing w:before="400" w:after="120" w:line="312" w:lineRule="auto"/>
        <w:rPr>
          <w:lang w:val="en-US"/>
        </w:rPr>
      </w:pPr>
    </w:p>
    <w:p w14:paraId="1FB50AAD" w14:textId="77777777" w:rsidR="00664B76" w:rsidRPr="00063550" w:rsidRDefault="00664B76">
      <w:pPr>
        <w:spacing w:before="400" w:after="120" w:line="312" w:lineRule="auto"/>
        <w:rPr>
          <w:lang w:val="en-US"/>
        </w:rPr>
      </w:pPr>
    </w:p>
    <w:p w14:paraId="7F6744A5" w14:textId="77777777" w:rsidR="00664B76" w:rsidRPr="00063550" w:rsidRDefault="00D0720A">
      <w:pPr>
        <w:spacing w:before="400" w:after="120" w:line="312" w:lineRule="auto"/>
        <w:jc w:val="center"/>
        <w:rPr>
          <w:lang w:val="en-US"/>
        </w:rPr>
      </w:pPr>
      <w:r w:rsidRPr="00063550">
        <w:rPr>
          <w:noProof/>
          <w:lang w:val="en-US"/>
        </w:rPr>
        <w:lastRenderedPageBreak/>
        <w:drawing>
          <wp:inline distT="114300" distB="114300" distL="114300" distR="114300" wp14:anchorId="1E6B2F4B" wp14:editId="11020094">
            <wp:extent cx="4332287" cy="4332287"/>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2"/>
                    <a:srcRect/>
                    <a:stretch>
                      <a:fillRect/>
                    </a:stretch>
                  </pic:blipFill>
                  <pic:spPr>
                    <a:xfrm>
                      <a:off x="0" y="0"/>
                      <a:ext cx="4332287" cy="4332287"/>
                    </a:xfrm>
                    <a:prstGeom prst="rect">
                      <a:avLst/>
                    </a:prstGeom>
                    <a:ln/>
                  </pic:spPr>
                </pic:pic>
              </a:graphicData>
            </a:graphic>
          </wp:inline>
        </w:drawing>
      </w:r>
    </w:p>
    <w:p w14:paraId="2EEB74BF" w14:textId="77777777" w:rsidR="00EA4812" w:rsidRDefault="00D0720A" w:rsidP="00EA4812">
      <w:pPr>
        <w:jc w:val="both"/>
        <w:rPr>
          <w:ins w:id="182" w:author="Roger Vila" w:date="2022-03-29T13:25:00Z"/>
          <w:b/>
          <w:lang w:val="en-US"/>
        </w:rPr>
      </w:pPr>
      <w:r w:rsidRPr="00063550">
        <w:rPr>
          <w:b/>
          <w:lang w:val="en-US"/>
        </w:rPr>
        <w:t>Figure S5.</w:t>
      </w:r>
    </w:p>
    <w:p w14:paraId="37C157D1" w14:textId="19EAA2D9" w:rsidR="00664B76" w:rsidRPr="00063550" w:rsidRDefault="00D0720A">
      <w:pPr>
        <w:jc w:val="both"/>
        <w:rPr>
          <w:lang w:val="en-US"/>
        </w:rPr>
        <w:pPrChange w:id="183" w:author="Roger Vila" w:date="2022-03-29T13:25:00Z">
          <w:pPr>
            <w:spacing w:before="400" w:after="120"/>
            <w:jc w:val="both"/>
          </w:pPr>
        </w:pPrChange>
      </w:pPr>
      <w:del w:id="184" w:author="Roger Vila" w:date="2022-03-29T13:25:00Z">
        <w:r w:rsidRPr="00063550" w:rsidDel="00EA4812">
          <w:rPr>
            <w:lang w:val="en-US"/>
          </w:rPr>
          <w:br/>
        </w:r>
      </w:del>
      <w:r w:rsidRPr="00063550">
        <w:rPr>
          <w:lang w:val="en-US"/>
        </w:rPr>
        <w:t>Pair-wise Spearman’s rank correlation statistics between the proportion of genes (CDS), the proportion of total number of repeats (Total repeats, RPT), the recombination rate (Rec rate) and GC-content (GC) and the specific proportion of different TE classes. The values in the squares represent the correlation coefficient (</w:t>
      </w:r>
      <w:r w:rsidRPr="00063550">
        <w:rPr>
          <w:sz w:val="20"/>
          <w:szCs w:val="20"/>
          <w:lang w:val="en-US"/>
        </w:rPr>
        <w:t>ρ</w:t>
      </w:r>
      <w:r w:rsidRPr="00063550">
        <w:rPr>
          <w:lang w:val="en-US"/>
        </w:rPr>
        <w:t>), values with p-value &lt; 0.05 are displayed.</w:t>
      </w:r>
    </w:p>
    <w:p w14:paraId="0F52B9BB" w14:textId="77777777" w:rsidR="00664B76" w:rsidRPr="00063550" w:rsidRDefault="00D0720A">
      <w:pPr>
        <w:spacing w:before="400" w:after="120" w:line="312" w:lineRule="auto"/>
        <w:jc w:val="both"/>
        <w:rPr>
          <w:lang w:val="en-US"/>
        </w:rPr>
      </w:pPr>
      <w:r w:rsidRPr="00063550">
        <w:rPr>
          <w:noProof/>
          <w:lang w:val="en-US"/>
        </w:rPr>
        <w:lastRenderedPageBreak/>
        <w:drawing>
          <wp:inline distT="114300" distB="114300" distL="114300" distR="114300" wp14:anchorId="14DCE750" wp14:editId="79A2AEB7">
            <wp:extent cx="5872163" cy="391124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3"/>
                    <a:srcRect/>
                    <a:stretch>
                      <a:fillRect/>
                    </a:stretch>
                  </pic:blipFill>
                  <pic:spPr>
                    <a:xfrm>
                      <a:off x="0" y="0"/>
                      <a:ext cx="5872163" cy="3911242"/>
                    </a:xfrm>
                    <a:prstGeom prst="rect">
                      <a:avLst/>
                    </a:prstGeom>
                    <a:ln/>
                  </pic:spPr>
                </pic:pic>
              </a:graphicData>
            </a:graphic>
          </wp:inline>
        </w:drawing>
      </w:r>
    </w:p>
    <w:p w14:paraId="49B1CE7E" w14:textId="77777777" w:rsidR="00EA4812" w:rsidRDefault="00D0720A" w:rsidP="00EA4812">
      <w:pPr>
        <w:jc w:val="both"/>
        <w:rPr>
          <w:ins w:id="185" w:author="Roger Vila" w:date="2022-03-29T13:25:00Z"/>
          <w:b/>
          <w:lang w:val="en-US"/>
        </w:rPr>
      </w:pPr>
      <w:r w:rsidRPr="00063550">
        <w:rPr>
          <w:b/>
          <w:lang w:val="en-US"/>
        </w:rPr>
        <w:t>Figure S6.</w:t>
      </w:r>
    </w:p>
    <w:p w14:paraId="73ABF560" w14:textId="454BA265" w:rsidR="00664B76" w:rsidRPr="00063550" w:rsidRDefault="00D0720A">
      <w:pPr>
        <w:jc w:val="both"/>
        <w:rPr>
          <w:lang w:val="en-US"/>
        </w:rPr>
        <w:pPrChange w:id="186" w:author="Roger Vila" w:date="2022-03-29T13:25:00Z">
          <w:pPr>
            <w:spacing w:before="400" w:after="120"/>
            <w:jc w:val="both"/>
          </w:pPr>
        </w:pPrChange>
      </w:pPr>
      <w:del w:id="187" w:author="Roger Vila" w:date="2022-03-29T13:25:00Z">
        <w:r w:rsidRPr="00063550" w:rsidDel="00EA4812">
          <w:rPr>
            <w:lang w:val="en-US"/>
          </w:rPr>
          <w:br/>
        </w:r>
      </w:del>
      <w:r w:rsidRPr="00063550">
        <w:rPr>
          <w:lang w:val="en-US"/>
        </w:rPr>
        <w:t>Upper panel: Mean (horizontal bar) and overall distributions (violin plots) of the proportion of genes (CDS) and different TE-classes in non-overlapping windows (2 Mb), with (blue) and without (grey) gene gains, respectively. DNA = DNA-transposons. Lower panel: Mean (horizontal bar) and overall distributions (violin plots) of the nucleotide composition (GC-content; left) and recombination rate (right panel). Stars indicate Wilcoxon’s rank sum test p-values (* = p-value &lt; 0.05, ** = p-value &lt; 0.01, *** = p-value &lt; 0.001).</w:t>
      </w:r>
    </w:p>
    <w:p w14:paraId="26F157CA" w14:textId="77777777" w:rsidR="00664B76" w:rsidRPr="00063550" w:rsidRDefault="00D0720A">
      <w:pPr>
        <w:pStyle w:val="Heading3"/>
        <w:rPr>
          <w:lang w:val="en-US"/>
        </w:rPr>
      </w:pPr>
      <w:bookmarkStart w:id="188" w:name="_n3healvzlf7x" w:colFirst="0" w:colLast="0"/>
      <w:bookmarkEnd w:id="188"/>
      <w:r w:rsidRPr="00063550">
        <w:rPr>
          <w:lang w:val="en-US"/>
        </w:rPr>
        <w:br w:type="page"/>
      </w:r>
    </w:p>
    <w:p w14:paraId="13C1BA3A" w14:textId="77777777" w:rsidR="00664B76" w:rsidRPr="00063550" w:rsidRDefault="00D0720A">
      <w:pPr>
        <w:pStyle w:val="Heading3"/>
        <w:rPr>
          <w:lang w:val="en-US"/>
        </w:rPr>
      </w:pPr>
      <w:bookmarkStart w:id="189" w:name="_ucwsfrhhf50z" w:colFirst="0" w:colLast="0"/>
      <w:bookmarkEnd w:id="189"/>
      <w:r w:rsidRPr="00063550">
        <w:rPr>
          <w:lang w:val="en-US"/>
        </w:rPr>
        <w:lastRenderedPageBreak/>
        <w:t>Supplementary tables</w:t>
      </w:r>
    </w:p>
    <w:p w14:paraId="3B6A71A7" w14:textId="77777777" w:rsidR="00EA4812" w:rsidRDefault="00D0720A">
      <w:pPr>
        <w:jc w:val="both"/>
        <w:rPr>
          <w:ins w:id="190" w:author="Roger Vila" w:date="2022-03-29T13:25:00Z"/>
          <w:b/>
          <w:lang w:val="en-US"/>
        </w:rPr>
        <w:pPrChange w:id="191" w:author="Roger Vila" w:date="2022-03-29T13:26:00Z">
          <w:pPr>
            <w:spacing w:before="400" w:after="120"/>
            <w:jc w:val="both"/>
          </w:pPr>
        </w:pPrChange>
      </w:pPr>
      <w:r w:rsidRPr="00063550">
        <w:rPr>
          <w:b/>
          <w:lang w:val="en-US"/>
        </w:rPr>
        <w:t>Table S1.</w:t>
      </w:r>
    </w:p>
    <w:p w14:paraId="0A11EE62" w14:textId="5183367E" w:rsidR="00664B76" w:rsidRPr="00063550" w:rsidRDefault="00D0720A">
      <w:pPr>
        <w:spacing w:after="120"/>
        <w:jc w:val="both"/>
        <w:rPr>
          <w:color w:val="0E101A"/>
          <w:lang w:val="en-US"/>
        </w:rPr>
        <w:pPrChange w:id="192" w:author="Roger Vila" w:date="2022-03-29T13:26:00Z">
          <w:pPr>
            <w:spacing w:before="400" w:after="120"/>
            <w:jc w:val="both"/>
          </w:pPr>
        </w:pPrChange>
      </w:pPr>
      <w:del w:id="193" w:author="Roger Vila" w:date="2022-03-29T13:25:00Z">
        <w:r w:rsidRPr="00063550" w:rsidDel="00EA4812">
          <w:rPr>
            <w:lang w:val="en-US"/>
          </w:rPr>
          <w:br/>
        </w:r>
      </w:del>
      <w:r w:rsidRPr="00063550">
        <w:rPr>
          <w:color w:val="0E101A"/>
          <w:lang w:val="en-US"/>
        </w:rPr>
        <w:t xml:space="preserve">Result </w:t>
      </w:r>
      <w:del w:id="194" w:author="Roger Vila" w:date="2022-03-29T13:26:00Z">
        <w:r w:rsidRPr="00063550" w:rsidDel="00EA4812">
          <w:rPr>
            <w:color w:val="0E101A"/>
            <w:lang w:val="en-US"/>
          </w:rPr>
          <w:delText xml:space="preserve"> </w:delText>
        </w:r>
      </w:del>
      <w:r w:rsidRPr="00063550">
        <w:rPr>
          <w:color w:val="0E101A"/>
          <w:lang w:val="en-US"/>
        </w:rPr>
        <w:t xml:space="preserve">per species from </w:t>
      </w:r>
      <w:ins w:id="195" w:author="Roger Vila" w:date="2022-03-29T13:26:00Z">
        <w:r w:rsidR="00EA4812">
          <w:rPr>
            <w:color w:val="0E101A"/>
            <w:lang w:val="en-US"/>
          </w:rPr>
          <w:t>O</w:t>
        </w:r>
      </w:ins>
      <w:del w:id="196" w:author="Roger Vila" w:date="2022-03-29T13:26:00Z">
        <w:r w:rsidRPr="00063550" w:rsidDel="00EA4812">
          <w:rPr>
            <w:color w:val="0E101A"/>
            <w:lang w:val="en-US"/>
          </w:rPr>
          <w:delText>o</w:delText>
        </w:r>
      </w:del>
      <w:r w:rsidRPr="00063550">
        <w:rPr>
          <w:color w:val="0E101A"/>
          <w:lang w:val="en-US"/>
        </w:rPr>
        <w:t>rtho</w:t>
      </w:r>
      <w:ins w:id="197" w:author="Roger Vila" w:date="2022-03-29T13:26:00Z">
        <w:r w:rsidR="00EA4812">
          <w:rPr>
            <w:color w:val="0E101A"/>
            <w:lang w:val="en-US"/>
          </w:rPr>
          <w:t>F</w:t>
        </w:r>
      </w:ins>
      <w:del w:id="198" w:author="Roger Vila" w:date="2022-03-29T13:26:00Z">
        <w:r w:rsidRPr="00063550" w:rsidDel="00EA4812">
          <w:rPr>
            <w:color w:val="0E101A"/>
            <w:lang w:val="en-US"/>
          </w:rPr>
          <w:delText>f</w:delText>
        </w:r>
      </w:del>
      <w:r w:rsidRPr="00063550">
        <w:rPr>
          <w:color w:val="0E101A"/>
          <w:lang w:val="en-US"/>
        </w:rPr>
        <w:t>inder with included species, annotation version, total number of genes, number of genes assigned to orthogroups, number of unassigned genes, species-specific orthogroups and genes in species-specific orthogroups.</w:t>
      </w:r>
    </w:p>
    <w:tbl>
      <w:tblPr>
        <w:tblStyle w:val="a0"/>
        <w:tblW w:w="12045" w:type="dxa"/>
        <w:tblInd w:w="-1235" w:type="dxa"/>
        <w:tblBorders>
          <w:top w:val="nil"/>
          <w:left w:val="nil"/>
          <w:bottom w:val="nil"/>
          <w:right w:val="nil"/>
          <w:insideH w:val="nil"/>
          <w:insideV w:val="nil"/>
        </w:tblBorders>
        <w:tblLayout w:type="fixed"/>
        <w:tblLook w:val="0600" w:firstRow="0" w:lastRow="0" w:firstColumn="0" w:lastColumn="0" w:noHBand="1" w:noVBand="1"/>
      </w:tblPr>
      <w:tblGrid>
        <w:gridCol w:w="1515"/>
        <w:gridCol w:w="2055"/>
        <w:gridCol w:w="720"/>
        <w:gridCol w:w="1185"/>
        <w:gridCol w:w="1215"/>
        <w:gridCol w:w="1140"/>
        <w:gridCol w:w="1215"/>
        <w:gridCol w:w="1500"/>
        <w:gridCol w:w="1500"/>
      </w:tblGrid>
      <w:tr w:rsidR="00664B76" w:rsidRPr="00063550" w14:paraId="4545998D" w14:textId="77777777">
        <w:trPr>
          <w:trHeight w:val="425"/>
        </w:trPr>
        <w:tc>
          <w:tcPr>
            <w:tcW w:w="1515" w:type="dxa"/>
            <w:tcBorders>
              <w:top w:val="single" w:sz="4" w:space="0" w:color="000000"/>
              <w:bottom w:val="single" w:sz="4" w:space="0" w:color="000000"/>
            </w:tcBorders>
            <w:tcMar>
              <w:top w:w="100" w:type="dxa"/>
              <w:left w:w="100" w:type="dxa"/>
              <w:bottom w:w="100" w:type="dxa"/>
              <w:right w:w="100" w:type="dxa"/>
            </w:tcMar>
          </w:tcPr>
          <w:p w14:paraId="6CF2D8A0" w14:textId="77777777" w:rsidR="00664B76" w:rsidRPr="00063550" w:rsidRDefault="00D0720A">
            <w:pPr>
              <w:widowControl w:val="0"/>
              <w:rPr>
                <w:lang w:val="en-US"/>
              </w:rPr>
            </w:pPr>
            <w:r w:rsidRPr="00063550">
              <w:rPr>
                <w:b/>
                <w:sz w:val="16"/>
                <w:szCs w:val="16"/>
                <w:lang w:val="en-US"/>
              </w:rPr>
              <w:t>Species</w:t>
            </w:r>
          </w:p>
        </w:tc>
        <w:tc>
          <w:tcPr>
            <w:tcW w:w="2055" w:type="dxa"/>
            <w:tcBorders>
              <w:top w:val="single" w:sz="4" w:space="0" w:color="000000"/>
              <w:bottom w:val="single" w:sz="4" w:space="0" w:color="000000"/>
            </w:tcBorders>
            <w:tcMar>
              <w:top w:w="100" w:type="dxa"/>
              <w:left w:w="100" w:type="dxa"/>
              <w:bottom w:w="100" w:type="dxa"/>
              <w:right w:w="100" w:type="dxa"/>
            </w:tcMar>
          </w:tcPr>
          <w:p w14:paraId="3B6D66B7" w14:textId="77777777" w:rsidR="00664B76" w:rsidRPr="00063550" w:rsidRDefault="00D0720A">
            <w:pPr>
              <w:widowControl w:val="0"/>
              <w:rPr>
                <w:lang w:val="en-US"/>
              </w:rPr>
            </w:pPr>
            <w:r w:rsidRPr="00063550">
              <w:rPr>
                <w:b/>
                <w:sz w:val="16"/>
                <w:szCs w:val="16"/>
                <w:lang w:val="en-US"/>
              </w:rPr>
              <w:t>Annotation version</w:t>
            </w:r>
          </w:p>
        </w:tc>
        <w:tc>
          <w:tcPr>
            <w:tcW w:w="720" w:type="dxa"/>
            <w:tcBorders>
              <w:top w:val="single" w:sz="4" w:space="0" w:color="000000"/>
              <w:bottom w:val="single" w:sz="4" w:space="0" w:color="000000"/>
            </w:tcBorders>
            <w:tcMar>
              <w:top w:w="100" w:type="dxa"/>
              <w:left w:w="100" w:type="dxa"/>
              <w:bottom w:w="100" w:type="dxa"/>
              <w:right w:w="100" w:type="dxa"/>
            </w:tcMar>
          </w:tcPr>
          <w:p w14:paraId="6F0A463B" w14:textId="77777777" w:rsidR="00664B76" w:rsidRPr="00063550" w:rsidRDefault="00D0720A">
            <w:pPr>
              <w:widowControl w:val="0"/>
              <w:rPr>
                <w:lang w:val="en-US"/>
              </w:rPr>
            </w:pPr>
            <w:r w:rsidRPr="00063550">
              <w:rPr>
                <w:b/>
                <w:sz w:val="16"/>
                <w:szCs w:val="16"/>
                <w:lang w:val="en-US"/>
              </w:rPr>
              <w:t>Nr of genes</w:t>
            </w:r>
          </w:p>
        </w:tc>
        <w:tc>
          <w:tcPr>
            <w:tcW w:w="1185" w:type="dxa"/>
            <w:tcBorders>
              <w:top w:val="single" w:sz="4" w:space="0" w:color="000000"/>
              <w:bottom w:val="single" w:sz="4" w:space="0" w:color="000000"/>
            </w:tcBorders>
            <w:tcMar>
              <w:top w:w="100" w:type="dxa"/>
              <w:left w:w="100" w:type="dxa"/>
              <w:bottom w:w="100" w:type="dxa"/>
              <w:right w:w="100" w:type="dxa"/>
            </w:tcMar>
          </w:tcPr>
          <w:p w14:paraId="783537C5" w14:textId="77777777" w:rsidR="00664B76" w:rsidRPr="00063550" w:rsidRDefault="00D0720A">
            <w:pPr>
              <w:widowControl w:val="0"/>
              <w:rPr>
                <w:lang w:val="en-US"/>
              </w:rPr>
            </w:pPr>
            <w:r w:rsidRPr="00063550">
              <w:rPr>
                <w:b/>
                <w:sz w:val="16"/>
                <w:szCs w:val="16"/>
                <w:lang w:val="en-US"/>
              </w:rPr>
              <w:t>Genes in orthogroups</w:t>
            </w:r>
          </w:p>
        </w:tc>
        <w:tc>
          <w:tcPr>
            <w:tcW w:w="1215" w:type="dxa"/>
            <w:tcBorders>
              <w:top w:val="single" w:sz="4" w:space="0" w:color="000000"/>
              <w:bottom w:val="single" w:sz="4" w:space="0" w:color="000000"/>
            </w:tcBorders>
            <w:tcMar>
              <w:top w:w="100" w:type="dxa"/>
              <w:left w:w="100" w:type="dxa"/>
              <w:bottom w:w="100" w:type="dxa"/>
              <w:right w:w="100" w:type="dxa"/>
            </w:tcMar>
          </w:tcPr>
          <w:p w14:paraId="2CA987F7" w14:textId="77777777" w:rsidR="00664B76" w:rsidRPr="00063550" w:rsidRDefault="00D0720A">
            <w:pPr>
              <w:widowControl w:val="0"/>
              <w:rPr>
                <w:lang w:val="en-US"/>
              </w:rPr>
            </w:pPr>
            <w:r w:rsidRPr="00063550">
              <w:rPr>
                <w:b/>
                <w:sz w:val="16"/>
                <w:szCs w:val="16"/>
                <w:lang w:val="en-US"/>
              </w:rPr>
              <w:t>Genes in orthogroups (%)</w:t>
            </w:r>
          </w:p>
        </w:tc>
        <w:tc>
          <w:tcPr>
            <w:tcW w:w="1140" w:type="dxa"/>
            <w:tcBorders>
              <w:top w:val="single" w:sz="4" w:space="0" w:color="000000"/>
              <w:bottom w:val="single" w:sz="4" w:space="0" w:color="000000"/>
            </w:tcBorders>
            <w:tcMar>
              <w:top w:w="100" w:type="dxa"/>
              <w:left w:w="100" w:type="dxa"/>
              <w:bottom w:w="100" w:type="dxa"/>
              <w:right w:w="100" w:type="dxa"/>
            </w:tcMar>
          </w:tcPr>
          <w:p w14:paraId="7ED1CAE5" w14:textId="77777777" w:rsidR="00664B76" w:rsidRPr="00063550" w:rsidRDefault="00D0720A">
            <w:pPr>
              <w:widowControl w:val="0"/>
              <w:rPr>
                <w:lang w:val="en-US"/>
              </w:rPr>
            </w:pPr>
            <w:r w:rsidRPr="00063550">
              <w:rPr>
                <w:b/>
                <w:sz w:val="16"/>
                <w:szCs w:val="16"/>
                <w:lang w:val="en-US"/>
              </w:rPr>
              <w:t>Unassigned genes (%)</w:t>
            </w:r>
          </w:p>
        </w:tc>
        <w:tc>
          <w:tcPr>
            <w:tcW w:w="1215" w:type="dxa"/>
            <w:tcBorders>
              <w:top w:val="single" w:sz="4" w:space="0" w:color="000000"/>
              <w:bottom w:val="single" w:sz="4" w:space="0" w:color="000000"/>
            </w:tcBorders>
            <w:tcMar>
              <w:top w:w="100" w:type="dxa"/>
              <w:left w:w="100" w:type="dxa"/>
              <w:bottom w:w="100" w:type="dxa"/>
              <w:right w:w="100" w:type="dxa"/>
            </w:tcMar>
          </w:tcPr>
          <w:p w14:paraId="5161ADEC" w14:textId="77777777" w:rsidR="00664B76" w:rsidRPr="00063550" w:rsidRDefault="00D0720A">
            <w:pPr>
              <w:widowControl w:val="0"/>
              <w:rPr>
                <w:lang w:val="en-US"/>
              </w:rPr>
            </w:pPr>
            <w:r w:rsidRPr="00063550">
              <w:rPr>
                <w:b/>
                <w:sz w:val="16"/>
                <w:szCs w:val="16"/>
                <w:lang w:val="en-US"/>
              </w:rPr>
              <w:t>Orthogroups containing species</w:t>
            </w:r>
          </w:p>
        </w:tc>
        <w:tc>
          <w:tcPr>
            <w:tcW w:w="1500" w:type="dxa"/>
            <w:tcBorders>
              <w:top w:val="single" w:sz="4" w:space="0" w:color="000000"/>
              <w:bottom w:val="single" w:sz="4" w:space="0" w:color="000000"/>
            </w:tcBorders>
            <w:tcMar>
              <w:top w:w="100" w:type="dxa"/>
              <w:left w:w="100" w:type="dxa"/>
              <w:bottom w:w="100" w:type="dxa"/>
              <w:right w:w="100" w:type="dxa"/>
            </w:tcMar>
          </w:tcPr>
          <w:p w14:paraId="2B5A24F5" w14:textId="77777777" w:rsidR="00664B76" w:rsidRPr="00063550" w:rsidRDefault="00D0720A">
            <w:pPr>
              <w:widowControl w:val="0"/>
              <w:rPr>
                <w:lang w:val="en-US"/>
              </w:rPr>
            </w:pPr>
            <w:r w:rsidRPr="00063550">
              <w:rPr>
                <w:b/>
                <w:sz w:val="16"/>
                <w:szCs w:val="16"/>
                <w:lang w:val="en-US"/>
              </w:rPr>
              <w:t>Species-specific orthogroups</w:t>
            </w:r>
          </w:p>
        </w:tc>
        <w:tc>
          <w:tcPr>
            <w:tcW w:w="1500" w:type="dxa"/>
            <w:tcBorders>
              <w:top w:val="single" w:sz="4" w:space="0" w:color="000000"/>
              <w:bottom w:val="single" w:sz="4" w:space="0" w:color="000000"/>
            </w:tcBorders>
            <w:tcMar>
              <w:top w:w="100" w:type="dxa"/>
              <w:left w:w="100" w:type="dxa"/>
              <w:bottom w:w="100" w:type="dxa"/>
              <w:right w:w="100" w:type="dxa"/>
            </w:tcMar>
          </w:tcPr>
          <w:p w14:paraId="3C4885E6" w14:textId="77777777" w:rsidR="00664B76" w:rsidRPr="00063550" w:rsidRDefault="00D0720A">
            <w:pPr>
              <w:widowControl w:val="0"/>
              <w:rPr>
                <w:lang w:val="en-US"/>
              </w:rPr>
            </w:pPr>
            <w:r w:rsidRPr="00063550">
              <w:rPr>
                <w:b/>
                <w:sz w:val="16"/>
                <w:szCs w:val="16"/>
                <w:lang w:val="en-US"/>
              </w:rPr>
              <w:t>Genes in species-specific orthogroups</w:t>
            </w:r>
          </w:p>
        </w:tc>
      </w:tr>
      <w:tr w:rsidR="00664B76" w:rsidRPr="00063550" w14:paraId="62CF3ED8" w14:textId="77777777">
        <w:trPr>
          <w:trHeight w:val="425"/>
        </w:trPr>
        <w:tc>
          <w:tcPr>
            <w:tcW w:w="1515" w:type="dxa"/>
            <w:shd w:val="clear" w:color="auto" w:fill="D9D9D9"/>
            <w:tcMar>
              <w:top w:w="100" w:type="dxa"/>
              <w:left w:w="100" w:type="dxa"/>
              <w:bottom w:w="100" w:type="dxa"/>
              <w:right w:w="100" w:type="dxa"/>
            </w:tcMar>
          </w:tcPr>
          <w:p w14:paraId="1A209DA0" w14:textId="77777777" w:rsidR="00664B76" w:rsidRPr="00063550" w:rsidRDefault="00D0720A">
            <w:pPr>
              <w:widowControl w:val="0"/>
              <w:rPr>
                <w:lang w:val="en-US"/>
              </w:rPr>
            </w:pPr>
            <w:r w:rsidRPr="00063550">
              <w:rPr>
                <w:i/>
                <w:sz w:val="16"/>
                <w:szCs w:val="16"/>
                <w:lang w:val="en-US"/>
              </w:rPr>
              <w:t>Bicyclus anynana</w:t>
            </w:r>
          </w:p>
        </w:tc>
        <w:tc>
          <w:tcPr>
            <w:tcW w:w="2055" w:type="dxa"/>
            <w:shd w:val="clear" w:color="auto" w:fill="D9D9D9"/>
            <w:tcMar>
              <w:top w:w="100" w:type="dxa"/>
              <w:left w:w="100" w:type="dxa"/>
              <w:bottom w:w="100" w:type="dxa"/>
              <w:right w:w="100" w:type="dxa"/>
            </w:tcMar>
          </w:tcPr>
          <w:p w14:paraId="704BD013" w14:textId="77777777" w:rsidR="00664B76" w:rsidRPr="00063550" w:rsidRDefault="00D0720A">
            <w:pPr>
              <w:widowControl w:val="0"/>
              <w:rPr>
                <w:lang w:val="en-US"/>
              </w:rPr>
            </w:pPr>
            <w:r w:rsidRPr="00063550">
              <w:rPr>
                <w:sz w:val="16"/>
                <w:szCs w:val="16"/>
                <w:lang w:val="en-US"/>
              </w:rPr>
              <w:t>Bicyclus_anynana_BaGv2.proteins.fa.gz</w:t>
            </w:r>
          </w:p>
        </w:tc>
        <w:tc>
          <w:tcPr>
            <w:tcW w:w="720" w:type="dxa"/>
            <w:shd w:val="clear" w:color="auto" w:fill="D9D9D9"/>
            <w:tcMar>
              <w:top w:w="100" w:type="dxa"/>
              <w:left w:w="100" w:type="dxa"/>
              <w:bottom w:w="100" w:type="dxa"/>
              <w:right w:w="100" w:type="dxa"/>
            </w:tcMar>
          </w:tcPr>
          <w:p w14:paraId="277A57A6" w14:textId="77777777" w:rsidR="00664B76" w:rsidRPr="00063550" w:rsidRDefault="00D0720A">
            <w:pPr>
              <w:widowControl w:val="0"/>
              <w:rPr>
                <w:lang w:val="en-US"/>
              </w:rPr>
            </w:pPr>
            <w:r w:rsidRPr="00063550">
              <w:rPr>
                <w:sz w:val="16"/>
                <w:szCs w:val="16"/>
                <w:lang w:val="en-US"/>
              </w:rPr>
              <w:t>18188</w:t>
            </w:r>
          </w:p>
        </w:tc>
        <w:tc>
          <w:tcPr>
            <w:tcW w:w="1185" w:type="dxa"/>
            <w:shd w:val="clear" w:color="auto" w:fill="D9D9D9"/>
            <w:tcMar>
              <w:top w:w="100" w:type="dxa"/>
              <w:left w:w="100" w:type="dxa"/>
              <w:bottom w:w="100" w:type="dxa"/>
              <w:right w:w="100" w:type="dxa"/>
            </w:tcMar>
          </w:tcPr>
          <w:p w14:paraId="1B8140C4" w14:textId="77777777" w:rsidR="00664B76" w:rsidRPr="00063550" w:rsidRDefault="00D0720A">
            <w:pPr>
              <w:widowControl w:val="0"/>
              <w:rPr>
                <w:lang w:val="en-US"/>
              </w:rPr>
            </w:pPr>
            <w:r w:rsidRPr="00063550">
              <w:rPr>
                <w:sz w:val="16"/>
                <w:szCs w:val="16"/>
                <w:lang w:val="en-US"/>
              </w:rPr>
              <w:t>15764</w:t>
            </w:r>
          </w:p>
        </w:tc>
        <w:tc>
          <w:tcPr>
            <w:tcW w:w="1215" w:type="dxa"/>
            <w:shd w:val="clear" w:color="auto" w:fill="D9D9D9"/>
            <w:tcMar>
              <w:top w:w="100" w:type="dxa"/>
              <w:left w:w="100" w:type="dxa"/>
              <w:bottom w:w="100" w:type="dxa"/>
              <w:right w:w="100" w:type="dxa"/>
            </w:tcMar>
          </w:tcPr>
          <w:p w14:paraId="489E614A" w14:textId="77777777" w:rsidR="00664B76" w:rsidRPr="00063550" w:rsidRDefault="00D0720A">
            <w:pPr>
              <w:widowControl w:val="0"/>
              <w:rPr>
                <w:lang w:val="en-US"/>
              </w:rPr>
            </w:pPr>
            <w:r w:rsidRPr="00063550">
              <w:rPr>
                <w:sz w:val="16"/>
                <w:szCs w:val="16"/>
                <w:lang w:val="en-US"/>
              </w:rPr>
              <w:t>86.7</w:t>
            </w:r>
          </w:p>
        </w:tc>
        <w:tc>
          <w:tcPr>
            <w:tcW w:w="1140" w:type="dxa"/>
            <w:shd w:val="clear" w:color="auto" w:fill="D9D9D9"/>
            <w:tcMar>
              <w:top w:w="100" w:type="dxa"/>
              <w:left w:w="100" w:type="dxa"/>
              <w:bottom w:w="100" w:type="dxa"/>
              <w:right w:w="100" w:type="dxa"/>
            </w:tcMar>
          </w:tcPr>
          <w:p w14:paraId="7F0735A9" w14:textId="77777777" w:rsidR="00664B76" w:rsidRPr="00063550" w:rsidRDefault="00D0720A">
            <w:pPr>
              <w:widowControl w:val="0"/>
              <w:rPr>
                <w:lang w:val="en-US"/>
              </w:rPr>
            </w:pPr>
            <w:r w:rsidRPr="00063550">
              <w:rPr>
                <w:sz w:val="16"/>
                <w:szCs w:val="16"/>
                <w:lang w:val="en-US"/>
              </w:rPr>
              <w:t>13.3</w:t>
            </w:r>
          </w:p>
        </w:tc>
        <w:tc>
          <w:tcPr>
            <w:tcW w:w="1215" w:type="dxa"/>
            <w:shd w:val="clear" w:color="auto" w:fill="D9D9D9"/>
            <w:tcMar>
              <w:top w:w="100" w:type="dxa"/>
              <w:left w:w="100" w:type="dxa"/>
              <w:bottom w:w="100" w:type="dxa"/>
              <w:right w:w="100" w:type="dxa"/>
            </w:tcMar>
          </w:tcPr>
          <w:p w14:paraId="52A2962B" w14:textId="77777777" w:rsidR="00664B76" w:rsidRPr="00063550" w:rsidRDefault="00D0720A">
            <w:pPr>
              <w:widowControl w:val="0"/>
              <w:rPr>
                <w:lang w:val="en-US"/>
              </w:rPr>
            </w:pPr>
            <w:r w:rsidRPr="00063550">
              <w:rPr>
                <w:sz w:val="16"/>
                <w:szCs w:val="16"/>
                <w:lang w:val="en-US"/>
              </w:rPr>
              <w:t>11668</w:t>
            </w:r>
          </w:p>
        </w:tc>
        <w:tc>
          <w:tcPr>
            <w:tcW w:w="1500" w:type="dxa"/>
            <w:shd w:val="clear" w:color="auto" w:fill="D9D9D9"/>
            <w:tcMar>
              <w:top w:w="100" w:type="dxa"/>
              <w:left w:w="100" w:type="dxa"/>
              <w:bottom w:w="100" w:type="dxa"/>
              <w:right w:w="100" w:type="dxa"/>
            </w:tcMar>
          </w:tcPr>
          <w:p w14:paraId="4267E08A" w14:textId="77777777" w:rsidR="00664B76" w:rsidRPr="00063550" w:rsidRDefault="00D0720A">
            <w:pPr>
              <w:widowControl w:val="0"/>
              <w:rPr>
                <w:lang w:val="en-US"/>
              </w:rPr>
            </w:pPr>
            <w:r w:rsidRPr="00063550">
              <w:rPr>
                <w:sz w:val="16"/>
                <w:szCs w:val="16"/>
                <w:lang w:val="en-US"/>
              </w:rPr>
              <w:t>172</w:t>
            </w:r>
          </w:p>
        </w:tc>
        <w:tc>
          <w:tcPr>
            <w:tcW w:w="1500" w:type="dxa"/>
            <w:shd w:val="clear" w:color="auto" w:fill="D9D9D9"/>
            <w:tcMar>
              <w:top w:w="100" w:type="dxa"/>
              <w:left w:w="100" w:type="dxa"/>
              <w:bottom w:w="100" w:type="dxa"/>
              <w:right w:w="100" w:type="dxa"/>
            </w:tcMar>
          </w:tcPr>
          <w:p w14:paraId="261DDDB5" w14:textId="77777777" w:rsidR="00664B76" w:rsidRPr="00063550" w:rsidRDefault="00D0720A">
            <w:pPr>
              <w:widowControl w:val="0"/>
              <w:rPr>
                <w:lang w:val="en-US"/>
              </w:rPr>
            </w:pPr>
            <w:r w:rsidRPr="00063550">
              <w:rPr>
                <w:sz w:val="16"/>
                <w:szCs w:val="16"/>
                <w:lang w:val="en-US"/>
              </w:rPr>
              <w:t>667</w:t>
            </w:r>
          </w:p>
        </w:tc>
      </w:tr>
      <w:tr w:rsidR="00664B76" w:rsidRPr="00063550" w14:paraId="2A1480E0" w14:textId="77777777">
        <w:trPr>
          <w:trHeight w:val="605"/>
        </w:trPr>
        <w:tc>
          <w:tcPr>
            <w:tcW w:w="1515" w:type="dxa"/>
            <w:tcMar>
              <w:top w:w="100" w:type="dxa"/>
              <w:left w:w="100" w:type="dxa"/>
              <w:bottom w:w="100" w:type="dxa"/>
              <w:right w:w="100" w:type="dxa"/>
            </w:tcMar>
          </w:tcPr>
          <w:p w14:paraId="43AAD95B" w14:textId="77777777" w:rsidR="00664B76" w:rsidRPr="00063550" w:rsidRDefault="00D0720A">
            <w:pPr>
              <w:widowControl w:val="0"/>
              <w:rPr>
                <w:lang w:val="en-US"/>
              </w:rPr>
            </w:pPr>
            <w:r w:rsidRPr="00063550">
              <w:rPr>
                <w:i/>
                <w:sz w:val="16"/>
                <w:szCs w:val="16"/>
                <w:lang w:val="en-US"/>
              </w:rPr>
              <w:t>Danaus plexippus</w:t>
            </w:r>
          </w:p>
        </w:tc>
        <w:tc>
          <w:tcPr>
            <w:tcW w:w="2055" w:type="dxa"/>
            <w:tcMar>
              <w:top w:w="100" w:type="dxa"/>
              <w:left w:w="100" w:type="dxa"/>
              <w:bottom w:w="100" w:type="dxa"/>
              <w:right w:w="100" w:type="dxa"/>
            </w:tcMar>
          </w:tcPr>
          <w:p w14:paraId="0C615FB0" w14:textId="77777777" w:rsidR="00664B76" w:rsidRPr="00063550" w:rsidRDefault="00D0720A">
            <w:pPr>
              <w:widowControl w:val="0"/>
              <w:rPr>
                <w:lang w:val="en-US"/>
              </w:rPr>
            </w:pPr>
            <w:r w:rsidRPr="00063550">
              <w:rPr>
                <w:sz w:val="16"/>
                <w:szCs w:val="16"/>
                <w:lang w:val="en-US"/>
              </w:rPr>
              <w:t xml:space="preserve">Danaus_plexippus_v3_-_proteins.fa.gz       </w:t>
            </w:r>
          </w:p>
        </w:tc>
        <w:tc>
          <w:tcPr>
            <w:tcW w:w="720" w:type="dxa"/>
            <w:tcMar>
              <w:top w:w="100" w:type="dxa"/>
              <w:left w:w="100" w:type="dxa"/>
              <w:bottom w:w="100" w:type="dxa"/>
              <w:right w:w="100" w:type="dxa"/>
            </w:tcMar>
          </w:tcPr>
          <w:p w14:paraId="0EA09E6F" w14:textId="77777777" w:rsidR="00664B76" w:rsidRPr="00063550" w:rsidRDefault="00D0720A">
            <w:pPr>
              <w:widowControl w:val="0"/>
              <w:rPr>
                <w:lang w:val="en-US"/>
              </w:rPr>
            </w:pPr>
            <w:r w:rsidRPr="00063550">
              <w:rPr>
                <w:sz w:val="16"/>
                <w:szCs w:val="16"/>
                <w:lang w:val="en-US"/>
              </w:rPr>
              <w:t>15130</w:t>
            </w:r>
          </w:p>
        </w:tc>
        <w:tc>
          <w:tcPr>
            <w:tcW w:w="1185" w:type="dxa"/>
            <w:tcMar>
              <w:top w:w="100" w:type="dxa"/>
              <w:left w:w="100" w:type="dxa"/>
              <w:bottom w:w="100" w:type="dxa"/>
              <w:right w:w="100" w:type="dxa"/>
            </w:tcMar>
          </w:tcPr>
          <w:p w14:paraId="42EAC458" w14:textId="77777777" w:rsidR="00664B76" w:rsidRPr="00063550" w:rsidRDefault="00D0720A">
            <w:pPr>
              <w:widowControl w:val="0"/>
              <w:rPr>
                <w:lang w:val="en-US"/>
              </w:rPr>
            </w:pPr>
            <w:r w:rsidRPr="00063550">
              <w:rPr>
                <w:sz w:val="16"/>
                <w:szCs w:val="16"/>
                <w:lang w:val="en-US"/>
              </w:rPr>
              <w:t>13853</w:t>
            </w:r>
          </w:p>
        </w:tc>
        <w:tc>
          <w:tcPr>
            <w:tcW w:w="1215" w:type="dxa"/>
            <w:tcMar>
              <w:top w:w="100" w:type="dxa"/>
              <w:left w:w="100" w:type="dxa"/>
              <w:bottom w:w="100" w:type="dxa"/>
              <w:right w:w="100" w:type="dxa"/>
            </w:tcMar>
          </w:tcPr>
          <w:p w14:paraId="437B2A67" w14:textId="77777777" w:rsidR="00664B76" w:rsidRPr="00063550" w:rsidRDefault="00D0720A">
            <w:pPr>
              <w:widowControl w:val="0"/>
              <w:rPr>
                <w:lang w:val="en-US"/>
              </w:rPr>
            </w:pPr>
            <w:r w:rsidRPr="00063550">
              <w:rPr>
                <w:sz w:val="16"/>
                <w:szCs w:val="16"/>
                <w:lang w:val="en-US"/>
              </w:rPr>
              <w:t>91.6</w:t>
            </w:r>
          </w:p>
        </w:tc>
        <w:tc>
          <w:tcPr>
            <w:tcW w:w="1140" w:type="dxa"/>
            <w:tcMar>
              <w:top w:w="100" w:type="dxa"/>
              <w:left w:w="100" w:type="dxa"/>
              <w:bottom w:w="100" w:type="dxa"/>
              <w:right w:w="100" w:type="dxa"/>
            </w:tcMar>
          </w:tcPr>
          <w:p w14:paraId="6716815D" w14:textId="77777777" w:rsidR="00664B76" w:rsidRPr="00063550" w:rsidRDefault="00D0720A">
            <w:pPr>
              <w:widowControl w:val="0"/>
              <w:rPr>
                <w:lang w:val="en-US"/>
              </w:rPr>
            </w:pPr>
            <w:r w:rsidRPr="00063550">
              <w:rPr>
                <w:sz w:val="16"/>
                <w:szCs w:val="16"/>
                <w:lang w:val="en-US"/>
              </w:rPr>
              <w:t>8.4</w:t>
            </w:r>
          </w:p>
        </w:tc>
        <w:tc>
          <w:tcPr>
            <w:tcW w:w="1215" w:type="dxa"/>
            <w:tcMar>
              <w:top w:w="100" w:type="dxa"/>
              <w:left w:w="100" w:type="dxa"/>
              <w:bottom w:w="100" w:type="dxa"/>
              <w:right w:w="100" w:type="dxa"/>
            </w:tcMar>
          </w:tcPr>
          <w:p w14:paraId="656DC5B8" w14:textId="77777777" w:rsidR="00664B76" w:rsidRPr="00063550" w:rsidRDefault="00D0720A">
            <w:pPr>
              <w:widowControl w:val="0"/>
              <w:rPr>
                <w:lang w:val="en-US"/>
              </w:rPr>
            </w:pPr>
            <w:r w:rsidRPr="00063550">
              <w:rPr>
                <w:sz w:val="16"/>
                <w:szCs w:val="16"/>
                <w:lang w:val="en-US"/>
              </w:rPr>
              <w:t>11567</w:t>
            </w:r>
          </w:p>
        </w:tc>
        <w:tc>
          <w:tcPr>
            <w:tcW w:w="1500" w:type="dxa"/>
            <w:tcMar>
              <w:top w:w="100" w:type="dxa"/>
              <w:left w:w="100" w:type="dxa"/>
              <w:bottom w:w="100" w:type="dxa"/>
              <w:right w:w="100" w:type="dxa"/>
            </w:tcMar>
          </w:tcPr>
          <w:p w14:paraId="3F470421" w14:textId="77777777" w:rsidR="00664B76" w:rsidRPr="00063550" w:rsidRDefault="00D0720A">
            <w:pPr>
              <w:widowControl w:val="0"/>
              <w:rPr>
                <w:lang w:val="en-US"/>
              </w:rPr>
            </w:pPr>
            <w:r w:rsidRPr="00063550">
              <w:rPr>
                <w:sz w:val="16"/>
                <w:szCs w:val="16"/>
                <w:lang w:val="en-US"/>
              </w:rPr>
              <w:t>53</w:t>
            </w:r>
          </w:p>
        </w:tc>
        <w:tc>
          <w:tcPr>
            <w:tcW w:w="1500" w:type="dxa"/>
            <w:tcMar>
              <w:top w:w="100" w:type="dxa"/>
              <w:left w:w="100" w:type="dxa"/>
              <w:bottom w:w="100" w:type="dxa"/>
              <w:right w:w="100" w:type="dxa"/>
            </w:tcMar>
          </w:tcPr>
          <w:p w14:paraId="22762920" w14:textId="77777777" w:rsidR="00664B76" w:rsidRPr="00063550" w:rsidRDefault="00D0720A">
            <w:pPr>
              <w:widowControl w:val="0"/>
              <w:rPr>
                <w:lang w:val="en-US"/>
              </w:rPr>
            </w:pPr>
            <w:r w:rsidRPr="00063550">
              <w:rPr>
                <w:sz w:val="16"/>
                <w:szCs w:val="16"/>
                <w:lang w:val="en-US"/>
              </w:rPr>
              <w:t>169</w:t>
            </w:r>
          </w:p>
        </w:tc>
      </w:tr>
      <w:tr w:rsidR="00664B76" w:rsidRPr="00063550" w14:paraId="1E2896EE" w14:textId="77777777">
        <w:trPr>
          <w:trHeight w:val="605"/>
        </w:trPr>
        <w:tc>
          <w:tcPr>
            <w:tcW w:w="1515" w:type="dxa"/>
            <w:shd w:val="clear" w:color="auto" w:fill="D9D9D9"/>
            <w:tcMar>
              <w:top w:w="100" w:type="dxa"/>
              <w:left w:w="100" w:type="dxa"/>
              <w:bottom w:w="100" w:type="dxa"/>
              <w:right w:w="100" w:type="dxa"/>
            </w:tcMar>
          </w:tcPr>
          <w:p w14:paraId="6FA0D974" w14:textId="77777777" w:rsidR="00664B76" w:rsidRPr="00063550" w:rsidRDefault="00D0720A">
            <w:pPr>
              <w:widowControl w:val="0"/>
              <w:rPr>
                <w:lang w:val="en-US"/>
              </w:rPr>
            </w:pPr>
            <w:r w:rsidRPr="00063550">
              <w:rPr>
                <w:i/>
                <w:sz w:val="16"/>
                <w:szCs w:val="16"/>
                <w:lang w:val="en-US"/>
              </w:rPr>
              <w:t>Heliconius erato lativitta</w:t>
            </w:r>
          </w:p>
        </w:tc>
        <w:tc>
          <w:tcPr>
            <w:tcW w:w="2055" w:type="dxa"/>
            <w:shd w:val="clear" w:color="auto" w:fill="D9D9D9"/>
            <w:tcMar>
              <w:top w:w="100" w:type="dxa"/>
              <w:left w:w="100" w:type="dxa"/>
              <w:bottom w:w="100" w:type="dxa"/>
              <w:right w:w="100" w:type="dxa"/>
            </w:tcMar>
          </w:tcPr>
          <w:p w14:paraId="08C32D4E" w14:textId="77777777" w:rsidR="00664B76" w:rsidRPr="007E60BD" w:rsidRDefault="00D0720A">
            <w:pPr>
              <w:widowControl w:val="0"/>
              <w:rPr>
                <w:lang w:val="es-ES"/>
              </w:rPr>
            </w:pPr>
            <w:r w:rsidRPr="007E60BD">
              <w:rPr>
                <w:sz w:val="16"/>
                <w:szCs w:val="16"/>
                <w:lang w:val="es-ES"/>
              </w:rPr>
              <w:t xml:space="preserve">Heliconius_erato_lativitta_v1_-_proteins.fa.gz   </w:t>
            </w:r>
          </w:p>
        </w:tc>
        <w:tc>
          <w:tcPr>
            <w:tcW w:w="720" w:type="dxa"/>
            <w:shd w:val="clear" w:color="auto" w:fill="D9D9D9"/>
            <w:tcMar>
              <w:top w:w="100" w:type="dxa"/>
              <w:left w:w="100" w:type="dxa"/>
              <w:bottom w:w="100" w:type="dxa"/>
              <w:right w:w="100" w:type="dxa"/>
            </w:tcMar>
          </w:tcPr>
          <w:p w14:paraId="42ADCE0C" w14:textId="77777777" w:rsidR="00664B76" w:rsidRPr="00063550" w:rsidRDefault="00D0720A">
            <w:pPr>
              <w:widowControl w:val="0"/>
              <w:rPr>
                <w:lang w:val="en-US"/>
              </w:rPr>
            </w:pPr>
            <w:r w:rsidRPr="00063550">
              <w:rPr>
                <w:sz w:val="16"/>
                <w:szCs w:val="16"/>
                <w:lang w:val="en-US"/>
              </w:rPr>
              <w:t>14612</w:t>
            </w:r>
          </w:p>
        </w:tc>
        <w:tc>
          <w:tcPr>
            <w:tcW w:w="1185" w:type="dxa"/>
            <w:shd w:val="clear" w:color="auto" w:fill="D9D9D9"/>
            <w:tcMar>
              <w:top w:w="100" w:type="dxa"/>
              <w:left w:w="100" w:type="dxa"/>
              <w:bottom w:w="100" w:type="dxa"/>
              <w:right w:w="100" w:type="dxa"/>
            </w:tcMar>
          </w:tcPr>
          <w:p w14:paraId="20C66B7E" w14:textId="77777777" w:rsidR="00664B76" w:rsidRPr="00063550" w:rsidRDefault="00D0720A">
            <w:pPr>
              <w:widowControl w:val="0"/>
              <w:rPr>
                <w:lang w:val="en-US"/>
              </w:rPr>
            </w:pPr>
            <w:r w:rsidRPr="00063550">
              <w:rPr>
                <w:sz w:val="16"/>
                <w:szCs w:val="16"/>
                <w:lang w:val="en-US"/>
              </w:rPr>
              <w:t>13189</w:t>
            </w:r>
          </w:p>
        </w:tc>
        <w:tc>
          <w:tcPr>
            <w:tcW w:w="1215" w:type="dxa"/>
            <w:shd w:val="clear" w:color="auto" w:fill="D9D9D9"/>
            <w:tcMar>
              <w:top w:w="100" w:type="dxa"/>
              <w:left w:w="100" w:type="dxa"/>
              <w:bottom w:w="100" w:type="dxa"/>
              <w:right w:w="100" w:type="dxa"/>
            </w:tcMar>
          </w:tcPr>
          <w:p w14:paraId="77167F09" w14:textId="77777777" w:rsidR="00664B76" w:rsidRPr="00063550" w:rsidRDefault="00D0720A">
            <w:pPr>
              <w:widowControl w:val="0"/>
              <w:rPr>
                <w:lang w:val="en-US"/>
              </w:rPr>
            </w:pPr>
            <w:r w:rsidRPr="00063550">
              <w:rPr>
                <w:sz w:val="16"/>
                <w:szCs w:val="16"/>
                <w:lang w:val="en-US"/>
              </w:rPr>
              <w:t>90.3</w:t>
            </w:r>
          </w:p>
        </w:tc>
        <w:tc>
          <w:tcPr>
            <w:tcW w:w="1140" w:type="dxa"/>
            <w:shd w:val="clear" w:color="auto" w:fill="D9D9D9"/>
            <w:tcMar>
              <w:top w:w="100" w:type="dxa"/>
              <w:left w:w="100" w:type="dxa"/>
              <w:bottom w:w="100" w:type="dxa"/>
              <w:right w:w="100" w:type="dxa"/>
            </w:tcMar>
          </w:tcPr>
          <w:p w14:paraId="35147A4D" w14:textId="77777777" w:rsidR="00664B76" w:rsidRPr="00063550" w:rsidRDefault="00D0720A">
            <w:pPr>
              <w:widowControl w:val="0"/>
              <w:rPr>
                <w:lang w:val="en-US"/>
              </w:rPr>
            </w:pPr>
            <w:r w:rsidRPr="00063550">
              <w:rPr>
                <w:sz w:val="16"/>
                <w:szCs w:val="16"/>
                <w:lang w:val="en-US"/>
              </w:rPr>
              <w:t>9.7</w:t>
            </w:r>
          </w:p>
        </w:tc>
        <w:tc>
          <w:tcPr>
            <w:tcW w:w="1215" w:type="dxa"/>
            <w:shd w:val="clear" w:color="auto" w:fill="D9D9D9"/>
            <w:tcMar>
              <w:top w:w="100" w:type="dxa"/>
              <w:left w:w="100" w:type="dxa"/>
              <w:bottom w:w="100" w:type="dxa"/>
              <w:right w:w="100" w:type="dxa"/>
            </w:tcMar>
          </w:tcPr>
          <w:p w14:paraId="6DA4A387" w14:textId="77777777" w:rsidR="00664B76" w:rsidRPr="00063550" w:rsidRDefault="00D0720A">
            <w:pPr>
              <w:widowControl w:val="0"/>
              <w:rPr>
                <w:lang w:val="en-US"/>
              </w:rPr>
            </w:pPr>
            <w:r w:rsidRPr="00063550">
              <w:rPr>
                <w:sz w:val="16"/>
                <w:szCs w:val="16"/>
                <w:lang w:val="en-US"/>
              </w:rPr>
              <w:t>9841</w:t>
            </w:r>
          </w:p>
        </w:tc>
        <w:tc>
          <w:tcPr>
            <w:tcW w:w="1500" w:type="dxa"/>
            <w:shd w:val="clear" w:color="auto" w:fill="D9D9D9"/>
            <w:tcMar>
              <w:top w:w="100" w:type="dxa"/>
              <w:left w:w="100" w:type="dxa"/>
              <w:bottom w:w="100" w:type="dxa"/>
              <w:right w:w="100" w:type="dxa"/>
            </w:tcMar>
          </w:tcPr>
          <w:p w14:paraId="60225DCA" w14:textId="77777777" w:rsidR="00664B76" w:rsidRPr="00063550" w:rsidRDefault="00D0720A">
            <w:pPr>
              <w:widowControl w:val="0"/>
              <w:rPr>
                <w:lang w:val="en-US"/>
              </w:rPr>
            </w:pPr>
            <w:r w:rsidRPr="00063550">
              <w:rPr>
                <w:sz w:val="16"/>
                <w:szCs w:val="16"/>
                <w:lang w:val="en-US"/>
              </w:rPr>
              <w:t>104</w:t>
            </w:r>
          </w:p>
        </w:tc>
        <w:tc>
          <w:tcPr>
            <w:tcW w:w="1500" w:type="dxa"/>
            <w:shd w:val="clear" w:color="auto" w:fill="D9D9D9"/>
            <w:tcMar>
              <w:top w:w="100" w:type="dxa"/>
              <w:left w:w="100" w:type="dxa"/>
              <w:bottom w:w="100" w:type="dxa"/>
              <w:right w:w="100" w:type="dxa"/>
            </w:tcMar>
          </w:tcPr>
          <w:p w14:paraId="2174F004" w14:textId="77777777" w:rsidR="00664B76" w:rsidRPr="00063550" w:rsidRDefault="00D0720A">
            <w:pPr>
              <w:widowControl w:val="0"/>
              <w:rPr>
                <w:lang w:val="en-US"/>
              </w:rPr>
            </w:pPr>
            <w:r w:rsidRPr="00063550">
              <w:rPr>
                <w:sz w:val="16"/>
                <w:szCs w:val="16"/>
                <w:lang w:val="en-US"/>
              </w:rPr>
              <w:t>278</w:t>
            </w:r>
          </w:p>
        </w:tc>
      </w:tr>
      <w:tr w:rsidR="00664B76" w:rsidRPr="00063550" w14:paraId="1BBE1796" w14:textId="77777777">
        <w:trPr>
          <w:trHeight w:val="425"/>
        </w:trPr>
        <w:tc>
          <w:tcPr>
            <w:tcW w:w="1515" w:type="dxa"/>
            <w:tcMar>
              <w:top w:w="100" w:type="dxa"/>
              <w:left w:w="100" w:type="dxa"/>
              <w:bottom w:w="100" w:type="dxa"/>
              <w:right w:w="100" w:type="dxa"/>
            </w:tcMar>
          </w:tcPr>
          <w:p w14:paraId="1632FB42" w14:textId="77777777" w:rsidR="00664B76" w:rsidRPr="00063550" w:rsidRDefault="00D0720A">
            <w:pPr>
              <w:widowControl w:val="0"/>
              <w:rPr>
                <w:lang w:val="en-US"/>
              </w:rPr>
            </w:pPr>
            <w:r w:rsidRPr="00063550">
              <w:rPr>
                <w:i/>
                <w:sz w:val="16"/>
                <w:szCs w:val="16"/>
                <w:lang w:val="en-US"/>
              </w:rPr>
              <w:t>Heliconius melpomene melpomene</w:t>
            </w:r>
          </w:p>
        </w:tc>
        <w:tc>
          <w:tcPr>
            <w:tcW w:w="2055" w:type="dxa"/>
            <w:tcMar>
              <w:top w:w="100" w:type="dxa"/>
              <w:left w:w="100" w:type="dxa"/>
              <w:bottom w:w="100" w:type="dxa"/>
              <w:right w:w="100" w:type="dxa"/>
            </w:tcMar>
          </w:tcPr>
          <w:p w14:paraId="3CDDE1CD" w14:textId="77777777" w:rsidR="00664B76" w:rsidRPr="00063550" w:rsidRDefault="00D0720A">
            <w:pPr>
              <w:widowControl w:val="0"/>
              <w:rPr>
                <w:lang w:val="en-US"/>
              </w:rPr>
            </w:pPr>
            <w:r w:rsidRPr="00063550">
              <w:rPr>
                <w:sz w:val="16"/>
                <w:szCs w:val="16"/>
                <w:lang w:val="en-US"/>
              </w:rPr>
              <w:t>Heliconius_melpomene_melpomene_Hmel2.5.proteins.fa.gz</w:t>
            </w:r>
          </w:p>
        </w:tc>
        <w:tc>
          <w:tcPr>
            <w:tcW w:w="720" w:type="dxa"/>
            <w:tcMar>
              <w:top w:w="100" w:type="dxa"/>
              <w:left w:w="100" w:type="dxa"/>
              <w:bottom w:w="100" w:type="dxa"/>
              <w:right w:w="100" w:type="dxa"/>
            </w:tcMar>
          </w:tcPr>
          <w:p w14:paraId="272C529C" w14:textId="77777777" w:rsidR="00664B76" w:rsidRPr="00063550" w:rsidRDefault="00D0720A">
            <w:pPr>
              <w:widowControl w:val="0"/>
              <w:rPr>
                <w:lang w:val="en-US"/>
              </w:rPr>
            </w:pPr>
            <w:r w:rsidRPr="00063550">
              <w:rPr>
                <w:sz w:val="16"/>
                <w:szCs w:val="16"/>
                <w:lang w:val="en-US"/>
              </w:rPr>
              <w:t>17701</w:t>
            </w:r>
          </w:p>
        </w:tc>
        <w:tc>
          <w:tcPr>
            <w:tcW w:w="1185" w:type="dxa"/>
            <w:tcMar>
              <w:top w:w="100" w:type="dxa"/>
              <w:left w:w="100" w:type="dxa"/>
              <w:bottom w:w="100" w:type="dxa"/>
              <w:right w:w="100" w:type="dxa"/>
            </w:tcMar>
          </w:tcPr>
          <w:p w14:paraId="6A69FC0B" w14:textId="77777777" w:rsidR="00664B76" w:rsidRPr="00063550" w:rsidRDefault="00D0720A">
            <w:pPr>
              <w:widowControl w:val="0"/>
              <w:rPr>
                <w:lang w:val="en-US"/>
              </w:rPr>
            </w:pPr>
            <w:r w:rsidRPr="00063550">
              <w:rPr>
                <w:sz w:val="16"/>
                <w:szCs w:val="16"/>
                <w:lang w:val="en-US"/>
              </w:rPr>
              <w:t>15990</w:t>
            </w:r>
          </w:p>
        </w:tc>
        <w:tc>
          <w:tcPr>
            <w:tcW w:w="1215" w:type="dxa"/>
            <w:tcMar>
              <w:top w:w="100" w:type="dxa"/>
              <w:left w:w="100" w:type="dxa"/>
              <w:bottom w:w="100" w:type="dxa"/>
              <w:right w:w="100" w:type="dxa"/>
            </w:tcMar>
          </w:tcPr>
          <w:p w14:paraId="7EF715DF" w14:textId="77777777" w:rsidR="00664B76" w:rsidRPr="00063550" w:rsidRDefault="00D0720A">
            <w:pPr>
              <w:widowControl w:val="0"/>
              <w:rPr>
                <w:lang w:val="en-US"/>
              </w:rPr>
            </w:pPr>
            <w:r w:rsidRPr="00063550">
              <w:rPr>
                <w:sz w:val="16"/>
                <w:szCs w:val="16"/>
                <w:lang w:val="en-US"/>
              </w:rPr>
              <w:t>90.3</w:t>
            </w:r>
          </w:p>
        </w:tc>
        <w:tc>
          <w:tcPr>
            <w:tcW w:w="1140" w:type="dxa"/>
            <w:tcMar>
              <w:top w:w="100" w:type="dxa"/>
              <w:left w:w="100" w:type="dxa"/>
              <w:bottom w:w="100" w:type="dxa"/>
              <w:right w:w="100" w:type="dxa"/>
            </w:tcMar>
          </w:tcPr>
          <w:p w14:paraId="680F1115" w14:textId="77777777" w:rsidR="00664B76" w:rsidRPr="00063550" w:rsidRDefault="00D0720A">
            <w:pPr>
              <w:widowControl w:val="0"/>
              <w:rPr>
                <w:lang w:val="en-US"/>
              </w:rPr>
            </w:pPr>
            <w:r w:rsidRPr="00063550">
              <w:rPr>
                <w:sz w:val="16"/>
                <w:szCs w:val="16"/>
                <w:lang w:val="en-US"/>
              </w:rPr>
              <w:t>9.7</w:t>
            </w:r>
          </w:p>
        </w:tc>
        <w:tc>
          <w:tcPr>
            <w:tcW w:w="1215" w:type="dxa"/>
            <w:tcMar>
              <w:top w:w="100" w:type="dxa"/>
              <w:left w:w="100" w:type="dxa"/>
              <w:bottom w:w="100" w:type="dxa"/>
              <w:right w:w="100" w:type="dxa"/>
            </w:tcMar>
          </w:tcPr>
          <w:p w14:paraId="250F4340" w14:textId="77777777" w:rsidR="00664B76" w:rsidRPr="00063550" w:rsidRDefault="00D0720A">
            <w:pPr>
              <w:widowControl w:val="0"/>
              <w:rPr>
                <w:lang w:val="en-US"/>
              </w:rPr>
            </w:pPr>
            <w:r w:rsidRPr="00063550">
              <w:rPr>
                <w:sz w:val="16"/>
                <w:szCs w:val="16"/>
                <w:lang w:val="en-US"/>
              </w:rPr>
              <w:t>11188</w:t>
            </w:r>
          </w:p>
        </w:tc>
        <w:tc>
          <w:tcPr>
            <w:tcW w:w="1500" w:type="dxa"/>
            <w:tcMar>
              <w:top w:w="100" w:type="dxa"/>
              <w:left w:w="100" w:type="dxa"/>
              <w:bottom w:w="100" w:type="dxa"/>
              <w:right w:w="100" w:type="dxa"/>
            </w:tcMar>
          </w:tcPr>
          <w:p w14:paraId="5593A1F3" w14:textId="77777777" w:rsidR="00664B76" w:rsidRPr="00063550" w:rsidRDefault="00D0720A">
            <w:pPr>
              <w:widowControl w:val="0"/>
              <w:rPr>
                <w:lang w:val="en-US"/>
              </w:rPr>
            </w:pPr>
            <w:r w:rsidRPr="00063550">
              <w:rPr>
                <w:sz w:val="16"/>
                <w:szCs w:val="16"/>
                <w:lang w:val="en-US"/>
              </w:rPr>
              <w:t>149</w:t>
            </w:r>
          </w:p>
        </w:tc>
        <w:tc>
          <w:tcPr>
            <w:tcW w:w="1500" w:type="dxa"/>
            <w:tcMar>
              <w:top w:w="100" w:type="dxa"/>
              <w:left w:w="100" w:type="dxa"/>
              <w:bottom w:w="100" w:type="dxa"/>
              <w:right w:w="100" w:type="dxa"/>
            </w:tcMar>
          </w:tcPr>
          <w:p w14:paraId="1BB8CDDB" w14:textId="77777777" w:rsidR="00664B76" w:rsidRPr="00063550" w:rsidRDefault="00D0720A">
            <w:pPr>
              <w:widowControl w:val="0"/>
              <w:rPr>
                <w:lang w:val="en-US"/>
              </w:rPr>
            </w:pPr>
            <w:r w:rsidRPr="00063550">
              <w:rPr>
                <w:sz w:val="16"/>
                <w:szCs w:val="16"/>
                <w:lang w:val="en-US"/>
              </w:rPr>
              <w:t>1072</w:t>
            </w:r>
          </w:p>
        </w:tc>
      </w:tr>
      <w:tr w:rsidR="00664B76" w:rsidRPr="00063550" w14:paraId="4AE8F239" w14:textId="77777777">
        <w:trPr>
          <w:trHeight w:val="425"/>
        </w:trPr>
        <w:tc>
          <w:tcPr>
            <w:tcW w:w="1515" w:type="dxa"/>
            <w:shd w:val="clear" w:color="auto" w:fill="D9D9D9"/>
            <w:tcMar>
              <w:top w:w="100" w:type="dxa"/>
              <w:left w:w="100" w:type="dxa"/>
              <w:bottom w:w="100" w:type="dxa"/>
              <w:right w:w="100" w:type="dxa"/>
            </w:tcMar>
          </w:tcPr>
          <w:p w14:paraId="669BA4D7" w14:textId="77777777" w:rsidR="00664B76" w:rsidRPr="00063550" w:rsidRDefault="00D0720A">
            <w:pPr>
              <w:widowControl w:val="0"/>
              <w:rPr>
                <w:lang w:val="en-US"/>
              </w:rPr>
            </w:pPr>
            <w:commentRangeStart w:id="199"/>
            <w:r w:rsidRPr="00063550">
              <w:rPr>
                <w:i/>
                <w:sz w:val="16"/>
                <w:szCs w:val="16"/>
                <w:lang w:val="en-US"/>
              </w:rPr>
              <w:t>Junonia coenia</w:t>
            </w:r>
            <w:commentRangeEnd w:id="199"/>
            <w:r w:rsidR="007E60BD">
              <w:rPr>
                <w:rStyle w:val="CommentReference"/>
              </w:rPr>
              <w:commentReference w:id="199"/>
            </w:r>
          </w:p>
        </w:tc>
        <w:tc>
          <w:tcPr>
            <w:tcW w:w="2055" w:type="dxa"/>
            <w:shd w:val="clear" w:color="auto" w:fill="D9D9D9"/>
            <w:tcMar>
              <w:top w:w="100" w:type="dxa"/>
              <w:left w:w="100" w:type="dxa"/>
              <w:bottom w:w="100" w:type="dxa"/>
              <w:right w:w="100" w:type="dxa"/>
            </w:tcMar>
          </w:tcPr>
          <w:p w14:paraId="7C0FB3A7" w14:textId="77777777" w:rsidR="00664B76" w:rsidRPr="007E60BD" w:rsidRDefault="00D0720A">
            <w:pPr>
              <w:widowControl w:val="0"/>
              <w:rPr>
                <w:lang w:val="es-ES"/>
              </w:rPr>
            </w:pPr>
            <w:r w:rsidRPr="007E60BD">
              <w:rPr>
                <w:sz w:val="16"/>
                <w:szCs w:val="16"/>
                <w:lang w:val="es-ES"/>
              </w:rPr>
              <w:t>Junonia_coenia_Jc_v2.proteins.fa.gz</w:t>
            </w:r>
          </w:p>
        </w:tc>
        <w:tc>
          <w:tcPr>
            <w:tcW w:w="720" w:type="dxa"/>
            <w:shd w:val="clear" w:color="auto" w:fill="D9D9D9"/>
            <w:tcMar>
              <w:top w:w="100" w:type="dxa"/>
              <w:left w:w="100" w:type="dxa"/>
              <w:bottom w:w="100" w:type="dxa"/>
              <w:right w:w="100" w:type="dxa"/>
            </w:tcMar>
          </w:tcPr>
          <w:p w14:paraId="016C0EEC" w14:textId="77777777" w:rsidR="00664B76" w:rsidRPr="00063550" w:rsidRDefault="00D0720A">
            <w:pPr>
              <w:widowControl w:val="0"/>
              <w:rPr>
                <w:lang w:val="en-US"/>
              </w:rPr>
            </w:pPr>
            <w:r w:rsidRPr="00063550">
              <w:rPr>
                <w:sz w:val="16"/>
                <w:szCs w:val="16"/>
                <w:lang w:val="en-US"/>
              </w:rPr>
              <w:t>17244</w:t>
            </w:r>
          </w:p>
        </w:tc>
        <w:tc>
          <w:tcPr>
            <w:tcW w:w="1185" w:type="dxa"/>
            <w:shd w:val="clear" w:color="auto" w:fill="D9D9D9"/>
            <w:tcMar>
              <w:top w:w="100" w:type="dxa"/>
              <w:left w:w="100" w:type="dxa"/>
              <w:bottom w:w="100" w:type="dxa"/>
              <w:right w:w="100" w:type="dxa"/>
            </w:tcMar>
          </w:tcPr>
          <w:p w14:paraId="298533F3" w14:textId="77777777" w:rsidR="00664B76" w:rsidRPr="00063550" w:rsidRDefault="00D0720A">
            <w:pPr>
              <w:widowControl w:val="0"/>
              <w:rPr>
                <w:lang w:val="en-US"/>
              </w:rPr>
            </w:pPr>
            <w:r w:rsidRPr="00063550">
              <w:rPr>
                <w:sz w:val="16"/>
                <w:szCs w:val="16"/>
                <w:lang w:val="en-US"/>
              </w:rPr>
              <w:t>15444</w:t>
            </w:r>
          </w:p>
        </w:tc>
        <w:tc>
          <w:tcPr>
            <w:tcW w:w="1215" w:type="dxa"/>
            <w:shd w:val="clear" w:color="auto" w:fill="D9D9D9"/>
            <w:tcMar>
              <w:top w:w="100" w:type="dxa"/>
              <w:left w:w="100" w:type="dxa"/>
              <w:bottom w:w="100" w:type="dxa"/>
              <w:right w:w="100" w:type="dxa"/>
            </w:tcMar>
          </w:tcPr>
          <w:p w14:paraId="7626BE4D" w14:textId="77777777" w:rsidR="00664B76" w:rsidRPr="00063550" w:rsidRDefault="00D0720A">
            <w:pPr>
              <w:widowControl w:val="0"/>
              <w:rPr>
                <w:lang w:val="en-US"/>
              </w:rPr>
            </w:pPr>
            <w:r w:rsidRPr="00063550">
              <w:rPr>
                <w:sz w:val="16"/>
                <w:szCs w:val="16"/>
                <w:lang w:val="en-US"/>
              </w:rPr>
              <w:t>89.6</w:t>
            </w:r>
          </w:p>
        </w:tc>
        <w:tc>
          <w:tcPr>
            <w:tcW w:w="1140" w:type="dxa"/>
            <w:shd w:val="clear" w:color="auto" w:fill="D9D9D9"/>
            <w:tcMar>
              <w:top w:w="100" w:type="dxa"/>
              <w:left w:w="100" w:type="dxa"/>
              <w:bottom w:w="100" w:type="dxa"/>
              <w:right w:w="100" w:type="dxa"/>
            </w:tcMar>
          </w:tcPr>
          <w:p w14:paraId="475F9130" w14:textId="77777777" w:rsidR="00664B76" w:rsidRPr="00063550" w:rsidRDefault="00D0720A">
            <w:pPr>
              <w:widowControl w:val="0"/>
              <w:rPr>
                <w:lang w:val="en-US"/>
              </w:rPr>
            </w:pPr>
            <w:r w:rsidRPr="00063550">
              <w:rPr>
                <w:sz w:val="16"/>
                <w:szCs w:val="16"/>
                <w:lang w:val="en-US"/>
              </w:rPr>
              <w:t>10.4</w:t>
            </w:r>
          </w:p>
        </w:tc>
        <w:tc>
          <w:tcPr>
            <w:tcW w:w="1215" w:type="dxa"/>
            <w:shd w:val="clear" w:color="auto" w:fill="D9D9D9"/>
            <w:tcMar>
              <w:top w:w="100" w:type="dxa"/>
              <w:left w:w="100" w:type="dxa"/>
              <w:bottom w:w="100" w:type="dxa"/>
              <w:right w:w="100" w:type="dxa"/>
            </w:tcMar>
          </w:tcPr>
          <w:p w14:paraId="3851AE63" w14:textId="77777777" w:rsidR="00664B76" w:rsidRPr="00063550" w:rsidRDefault="00D0720A">
            <w:pPr>
              <w:widowControl w:val="0"/>
              <w:rPr>
                <w:lang w:val="en-US"/>
              </w:rPr>
            </w:pPr>
            <w:r w:rsidRPr="00063550">
              <w:rPr>
                <w:sz w:val="16"/>
                <w:szCs w:val="16"/>
                <w:lang w:val="en-US"/>
              </w:rPr>
              <w:t>11137</w:t>
            </w:r>
          </w:p>
        </w:tc>
        <w:tc>
          <w:tcPr>
            <w:tcW w:w="1500" w:type="dxa"/>
            <w:shd w:val="clear" w:color="auto" w:fill="D9D9D9"/>
            <w:tcMar>
              <w:top w:w="100" w:type="dxa"/>
              <w:left w:w="100" w:type="dxa"/>
              <w:bottom w:w="100" w:type="dxa"/>
              <w:right w:w="100" w:type="dxa"/>
            </w:tcMar>
          </w:tcPr>
          <w:p w14:paraId="309BDE89" w14:textId="77777777" w:rsidR="00664B76" w:rsidRPr="00063550" w:rsidRDefault="00D0720A">
            <w:pPr>
              <w:widowControl w:val="0"/>
              <w:rPr>
                <w:lang w:val="en-US"/>
              </w:rPr>
            </w:pPr>
            <w:r w:rsidRPr="00063550">
              <w:rPr>
                <w:sz w:val="16"/>
                <w:szCs w:val="16"/>
                <w:lang w:val="en-US"/>
              </w:rPr>
              <w:t>116</w:t>
            </w:r>
          </w:p>
        </w:tc>
        <w:tc>
          <w:tcPr>
            <w:tcW w:w="1500" w:type="dxa"/>
            <w:shd w:val="clear" w:color="auto" w:fill="D9D9D9"/>
            <w:tcMar>
              <w:top w:w="100" w:type="dxa"/>
              <w:left w:w="100" w:type="dxa"/>
              <w:bottom w:w="100" w:type="dxa"/>
              <w:right w:w="100" w:type="dxa"/>
            </w:tcMar>
          </w:tcPr>
          <w:p w14:paraId="66B50E0D" w14:textId="77777777" w:rsidR="00664B76" w:rsidRPr="00063550" w:rsidRDefault="00D0720A">
            <w:pPr>
              <w:widowControl w:val="0"/>
              <w:rPr>
                <w:lang w:val="en-US"/>
              </w:rPr>
            </w:pPr>
            <w:r w:rsidRPr="00063550">
              <w:rPr>
                <w:sz w:val="16"/>
                <w:szCs w:val="16"/>
                <w:lang w:val="en-US"/>
              </w:rPr>
              <w:t>424</w:t>
            </w:r>
          </w:p>
        </w:tc>
      </w:tr>
      <w:tr w:rsidR="00664B76" w:rsidRPr="00063550" w14:paraId="65C14C7B" w14:textId="77777777">
        <w:trPr>
          <w:trHeight w:val="605"/>
        </w:trPr>
        <w:tc>
          <w:tcPr>
            <w:tcW w:w="1515" w:type="dxa"/>
            <w:tcMar>
              <w:top w:w="100" w:type="dxa"/>
              <w:left w:w="100" w:type="dxa"/>
              <w:bottom w:w="100" w:type="dxa"/>
              <w:right w:w="100" w:type="dxa"/>
            </w:tcMar>
          </w:tcPr>
          <w:p w14:paraId="65A144F4" w14:textId="77777777" w:rsidR="00664B76" w:rsidRPr="00063550" w:rsidRDefault="00D0720A">
            <w:pPr>
              <w:widowControl w:val="0"/>
              <w:rPr>
                <w:lang w:val="en-US"/>
              </w:rPr>
            </w:pPr>
            <w:r w:rsidRPr="00063550">
              <w:rPr>
                <w:i/>
                <w:sz w:val="16"/>
                <w:szCs w:val="16"/>
                <w:lang w:val="en-US"/>
              </w:rPr>
              <w:t>Maniola hyperantus</w:t>
            </w:r>
          </w:p>
        </w:tc>
        <w:tc>
          <w:tcPr>
            <w:tcW w:w="2055" w:type="dxa"/>
            <w:tcMar>
              <w:top w:w="100" w:type="dxa"/>
              <w:left w:w="100" w:type="dxa"/>
              <w:bottom w:w="100" w:type="dxa"/>
              <w:right w:w="100" w:type="dxa"/>
            </w:tcMar>
          </w:tcPr>
          <w:p w14:paraId="76DF3315" w14:textId="77777777" w:rsidR="00664B76" w:rsidRPr="00063550" w:rsidRDefault="00D0720A">
            <w:pPr>
              <w:widowControl w:val="0"/>
              <w:rPr>
                <w:lang w:val="en-US"/>
              </w:rPr>
            </w:pPr>
            <w:r w:rsidRPr="00063550">
              <w:rPr>
                <w:sz w:val="16"/>
                <w:szCs w:val="16"/>
                <w:lang w:val="en-US"/>
              </w:rPr>
              <w:t xml:space="preserve">GCF_902806685.1_iAphHyp1.1_protein.faa.gz   </w:t>
            </w:r>
          </w:p>
        </w:tc>
        <w:tc>
          <w:tcPr>
            <w:tcW w:w="720" w:type="dxa"/>
            <w:tcMar>
              <w:top w:w="100" w:type="dxa"/>
              <w:left w:w="100" w:type="dxa"/>
              <w:bottom w:w="100" w:type="dxa"/>
              <w:right w:w="100" w:type="dxa"/>
            </w:tcMar>
          </w:tcPr>
          <w:p w14:paraId="6BB7A2CA" w14:textId="77777777" w:rsidR="00664B76" w:rsidRPr="00063550" w:rsidRDefault="00D0720A">
            <w:pPr>
              <w:widowControl w:val="0"/>
              <w:rPr>
                <w:lang w:val="en-US"/>
              </w:rPr>
            </w:pPr>
            <w:r w:rsidRPr="00063550">
              <w:rPr>
                <w:sz w:val="16"/>
                <w:szCs w:val="16"/>
                <w:lang w:val="en-US"/>
              </w:rPr>
              <w:t>13936</w:t>
            </w:r>
          </w:p>
        </w:tc>
        <w:tc>
          <w:tcPr>
            <w:tcW w:w="1185" w:type="dxa"/>
            <w:tcMar>
              <w:top w:w="100" w:type="dxa"/>
              <w:left w:w="100" w:type="dxa"/>
              <w:bottom w:w="100" w:type="dxa"/>
              <w:right w:w="100" w:type="dxa"/>
            </w:tcMar>
          </w:tcPr>
          <w:p w14:paraId="7EED0A74" w14:textId="77777777" w:rsidR="00664B76" w:rsidRPr="00063550" w:rsidRDefault="00D0720A">
            <w:pPr>
              <w:widowControl w:val="0"/>
              <w:rPr>
                <w:lang w:val="en-US"/>
              </w:rPr>
            </w:pPr>
            <w:r w:rsidRPr="00063550">
              <w:rPr>
                <w:sz w:val="16"/>
                <w:szCs w:val="16"/>
                <w:lang w:val="en-US"/>
              </w:rPr>
              <w:t>13769</w:t>
            </w:r>
          </w:p>
        </w:tc>
        <w:tc>
          <w:tcPr>
            <w:tcW w:w="1215" w:type="dxa"/>
            <w:tcMar>
              <w:top w:w="100" w:type="dxa"/>
              <w:left w:w="100" w:type="dxa"/>
              <w:bottom w:w="100" w:type="dxa"/>
              <w:right w:w="100" w:type="dxa"/>
            </w:tcMar>
          </w:tcPr>
          <w:p w14:paraId="66B6F3B5" w14:textId="77777777" w:rsidR="00664B76" w:rsidRPr="00063550" w:rsidRDefault="00D0720A">
            <w:pPr>
              <w:widowControl w:val="0"/>
              <w:rPr>
                <w:lang w:val="en-US"/>
              </w:rPr>
            </w:pPr>
            <w:r w:rsidRPr="00063550">
              <w:rPr>
                <w:sz w:val="16"/>
                <w:szCs w:val="16"/>
                <w:lang w:val="en-US"/>
              </w:rPr>
              <w:t>98.8</w:t>
            </w:r>
          </w:p>
        </w:tc>
        <w:tc>
          <w:tcPr>
            <w:tcW w:w="1140" w:type="dxa"/>
            <w:tcMar>
              <w:top w:w="100" w:type="dxa"/>
              <w:left w:w="100" w:type="dxa"/>
              <w:bottom w:w="100" w:type="dxa"/>
              <w:right w:w="100" w:type="dxa"/>
            </w:tcMar>
          </w:tcPr>
          <w:p w14:paraId="13B0526E" w14:textId="77777777" w:rsidR="00664B76" w:rsidRPr="00063550" w:rsidRDefault="00D0720A">
            <w:pPr>
              <w:widowControl w:val="0"/>
              <w:rPr>
                <w:lang w:val="en-US"/>
              </w:rPr>
            </w:pPr>
            <w:r w:rsidRPr="00063550">
              <w:rPr>
                <w:sz w:val="16"/>
                <w:szCs w:val="16"/>
                <w:lang w:val="en-US"/>
              </w:rPr>
              <w:t>1.2</w:t>
            </w:r>
          </w:p>
        </w:tc>
        <w:tc>
          <w:tcPr>
            <w:tcW w:w="1215" w:type="dxa"/>
            <w:tcMar>
              <w:top w:w="100" w:type="dxa"/>
              <w:left w:w="100" w:type="dxa"/>
              <w:bottom w:w="100" w:type="dxa"/>
              <w:right w:w="100" w:type="dxa"/>
            </w:tcMar>
          </w:tcPr>
          <w:p w14:paraId="6E56FA1C" w14:textId="77777777" w:rsidR="00664B76" w:rsidRPr="00063550" w:rsidRDefault="00D0720A">
            <w:pPr>
              <w:widowControl w:val="0"/>
              <w:rPr>
                <w:lang w:val="en-US"/>
              </w:rPr>
            </w:pPr>
            <w:r w:rsidRPr="00063550">
              <w:rPr>
                <w:sz w:val="16"/>
                <w:szCs w:val="16"/>
                <w:lang w:val="en-US"/>
              </w:rPr>
              <w:t>10847</w:t>
            </w:r>
          </w:p>
        </w:tc>
        <w:tc>
          <w:tcPr>
            <w:tcW w:w="1500" w:type="dxa"/>
            <w:tcMar>
              <w:top w:w="100" w:type="dxa"/>
              <w:left w:w="100" w:type="dxa"/>
              <w:bottom w:w="100" w:type="dxa"/>
              <w:right w:w="100" w:type="dxa"/>
            </w:tcMar>
          </w:tcPr>
          <w:p w14:paraId="19C5EE33" w14:textId="77777777" w:rsidR="00664B76" w:rsidRPr="00063550" w:rsidRDefault="00D0720A">
            <w:pPr>
              <w:widowControl w:val="0"/>
              <w:rPr>
                <w:lang w:val="en-US"/>
              </w:rPr>
            </w:pPr>
            <w:r w:rsidRPr="00063550">
              <w:rPr>
                <w:sz w:val="16"/>
                <w:szCs w:val="16"/>
                <w:lang w:val="en-US"/>
              </w:rPr>
              <w:t>35</w:t>
            </w:r>
          </w:p>
        </w:tc>
        <w:tc>
          <w:tcPr>
            <w:tcW w:w="1500" w:type="dxa"/>
            <w:tcMar>
              <w:top w:w="100" w:type="dxa"/>
              <w:left w:w="100" w:type="dxa"/>
              <w:bottom w:w="100" w:type="dxa"/>
              <w:right w:w="100" w:type="dxa"/>
            </w:tcMar>
          </w:tcPr>
          <w:p w14:paraId="594FCEE7" w14:textId="77777777" w:rsidR="00664B76" w:rsidRPr="00063550" w:rsidRDefault="00D0720A">
            <w:pPr>
              <w:widowControl w:val="0"/>
              <w:rPr>
                <w:lang w:val="en-US"/>
              </w:rPr>
            </w:pPr>
            <w:r w:rsidRPr="00063550">
              <w:rPr>
                <w:sz w:val="16"/>
                <w:szCs w:val="16"/>
                <w:lang w:val="en-US"/>
              </w:rPr>
              <w:t>115</w:t>
            </w:r>
          </w:p>
        </w:tc>
      </w:tr>
      <w:tr w:rsidR="00664B76" w:rsidRPr="00063550" w14:paraId="4F972C9B" w14:textId="77777777">
        <w:trPr>
          <w:trHeight w:val="605"/>
        </w:trPr>
        <w:tc>
          <w:tcPr>
            <w:tcW w:w="1515" w:type="dxa"/>
            <w:shd w:val="clear" w:color="auto" w:fill="D9D9D9"/>
            <w:tcMar>
              <w:top w:w="100" w:type="dxa"/>
              <w:left w:w="100" w:type="dxa"/>
              <w:bottom w:w="100" w:type="dxa"/>
              <w:right w:w="100" w:type="dxa"/>
            </w:tcMar>
          </w:tcPr>
          <w:p w14:paraId="439FFF59" w14:textId="77777777" w:rsidR="00664B76" w:rsidRPr="00063550" w:rsidRDefault="00D0720A">
            <w:pPr>
              <w:widowControl w:val="0"/>
              <w:rPr>
                <w:lang w:val="en-US"/>
              </w:rPr>
            </w:pPr>
            <w:commentRangeStart w:id="200"/>
            <w:r w:rsidRPr="00063550">
              <w:rPr>
                <w:i/>
                <w:sz w:val="16"/>
                <w:szCs w:val="16"/>
                <w:lang w:val="en-US"/>
              </w:rPr>
              <w:t>Pararge aegeria</w:t>
            </w:r>
            <w:commentRangeEnd w:id="200"/>
            <w:r w:rsidR="007E60BD">
              <w:rPr>
                <w:rStyle w:val="CommentReference"/>
              </w:rPr>
              <w:commentReference w:id="200"/>
            </w:r>
          </w:p>
        </w:tc>
        <w:tc>
          <w:tcPr>
            <w:tcW w:w="2055" w:type="dxa"/>
            <w:shd w:val="clear" w:color="auto" w:fill="D9D9D9"/>
            <w:tcMar>
              <w:top w:w="100" w:type="dxa"/>
              <w:left w:w="100" w:type="dxa"/>
              <w:bottom w:w="100" w:type="dxa"/>
              <w:right w:w="100" w:type="dxa"/>
            </w:tcMar>
          </w:tcPr>
          <w:p w14:paraId="6C13CC0D" w14:textId="77777777" w:rsidR="00664B76" w:rsidRPr="00063550" w:rsidRDefault="00D0720A">
            <w:pPr>
              <w:widowControl w:val="0"/>
              <w:rPr>
                <w:lang w:val="en-US"/>
              </w:rPr>
            </w:pPr>
            <w:r w:rsidRPr="00063550">
              <w:rPr>
                <w:sz w:val="16"/>
                <w:szCs w:val="16"/>
                <w:lang w:val="en-US"/>
              </w:rPr>
              <w:t xml:space="preserve">GCF_905163445.1_ilParAegt1.1_protein.faa.gz   </w:t>
            </w:r>
          </w:p>
        </w:tc>
        <w:tc>
          <w:tcPr>
            <w:tcW w:w="720" w:type="dxa"/>
            <w:shd w:val="clear" w:color="auto" w:fill="D9D9D9"/>
            <w:tcMar>
              <w:top w:w="100" w:type="dxa"/>
              <w:left w:w="100" w:type="dxa"/>
              <w:bottom w:w="100" w:type="dxa"/>
              <w:right w:w="100" w:type="dxa"/>
            </w:tcMar>
          </w:tcPr>
          <w:p w14:paraId="4E87FCF1" w14:textId="77777777" w:rsidR="00664B76" w:rsidRPr="00063550" w:rsidRDefault="00D0720A">
            <w:pPr>
              <w:widowControl w:val="0"/>
              <w:rPr>
                <w:lang w:val="en-US"/>
              </w:rPr>
            </w:pPr>
            <w:r w:rsidRPr="00063550">
              <w:rPr>
                <w:sz w:val="16"/>
                <w:szCs w:val="16"/>
                <w:lang w:val="en-US"/>
              </w:rPr>
              <w:t>15064</w:t>
            </w:r>
          </w:p>
        </w:tc>
        <w:tc>
          <w:tcPr>
            <w:tcW w:w="1185" w:type="dxa"/>
            <w:shd w:val="clear" w:color="auto" w:fill="D9D9D9"/>
            <w:tcMar>
              <w:top w:w="100" w:type="dxa"/>
              <w:left w:w="100" w:type="dxa"/>
              <w:bottom w:w="100" w:type="dxa"/>
              <w:right w:w="100" w:type="dxa"/>
            </w:tcMar>
          </w:tcPr>
          <w:p w14:paraId="51FF8AE2" w14:textId="77777777" w:rsidR="00664B76" w:rsidRPr="00063550" w:rsidRDefault="00D0720A">
            <w:pPr>
              <w:widowControl w:val="0"/>
              <w:rPr>
                <w:lang w:val="en-US"/>
              </w:rPr>
            </w:pPr>
            <w:r w:rsidRPr="00063550">
              <w:rPr>
                <w:sz w:val="16"/>
                <w:szCs w:val="16"/>
                <w:lang w:val="en-US"/>
              </w:rPr>
              <w:t>14923</w:t>
            </w:r>
          </w:p>
        </w:tc>
        <w:tc>
          <w:tcPr>
            <w:tcW w:w="1215" w:type="dxa"/>
            <w:shd w:val="clear" w:color="auto" w:fill="D9D9D9"/>
            <w:tcMar>
              <w:top w:w="100" w:type="dxa"/>
              <w:left w:w="100" w:type="dxa"/>
              <w:bottom w:w="100" w:type="dxa"/>
              <w:right w:w="100" w:type="dxa"/>
            </w:tcMar>
          </w:tcPr>
          <w:p w14:paraId="537FD811" w14:textId="77777777" w:rsidR="00664B76" w:rsidRPr="00063550" w:rsidRDefault="00D0720A">
            <w:pPr>
              <w:widowControl w:val="0"/>
              <w:rPr>
                <w:lang w:val="en-US"/>
              </w:rPr>
            </w:pPr>
            <w:r w:rsidRPr="00063550">
              <w:rPr>
                <w:sz w:val="16"/>
                <w:szCs w:val="16"/>
                <w:lang w:val="en-US"/>
              </w:rPr>
              <w:t>99.1</w:t>
            </w:r>
          </w:p>
        </w:tc>
        <w:tc>
          <w:tcPr>
            <w:tcW w:w="1140" w:type="dxa"/>
            <w:shd w:val="clear" w:color="auto" w:fill="D9D9D9"/>
            <w:tcMar>
              <w:top w:w="100" w:type="dxa"/>
              <w:left w:w="100" w:type="dxa"/>
              <w:bottom w:w="100" w:type="dxa"/>
              <w:right w:w="100" w:type="dxa"/>
            </w:tcMar>
          </w:tcPr>
          <w:p w14:paraId="6A90E774" w14:textId="77777777" w:rsidR="00664B76" w:rsidRPr="00063550" w:rsidRDefault="00D0720A">
            <w:pPr>
              <w:widowControl w:val="0"/>
              <w:rPr>
                <w:lang w:val="en-US"/>
              </w:rPr>
            </w:pPr>
            <w:r w:rsidRPr="00063550">
              <w:rPr>
                <w:sz w:val="16"/>
                <w:szCs w:val="16"/>
                <w:lang w:val="en-US"/>
              </w:rPr>
              <w:t>0.9</w:t>
            </w:r>
          </w:p>
        </w:tc>
        <w:tc>
          <w:tcPr>
            <w:tcW w:w="1215" w:type="dxa"/>
            <w:shd w:val="clear" w:color="auto" w:fill="D9D9D9"/>
            <w:tcMar>
              <w:top w:w="100" w:type="dxa"/>
              <w:left w:w="100" w:type="dxa"/>
              <w:bottom w:w="100" w:type="dxa"/>
              <w:right w:w="100" w:type="dxa"/>
            </w:tcMar>
          </w:tcPr>
          <w:p w14:paraId="540C40D4" w14:textId="77777777" w:rsidR="00664B76" w:rsidRPr="00063550" w:rsidRDefault="00D0720A">
            <w:pPr>
              <w:widowControl w:val="0"/>
              <w:rPr>
                <w:lang w:val="en-US"/>
              </w:rPr>
            </w:pPr>
            <w:r w:rsidRPr="00063550">
              <w:rPr>
                <w:sz w:val="16"/>
                <w:szCs w:val="16"/>
                <w:lang w:val="en-US"/>
              </w:rPr>
              <w:t>10997</w:t>
            </w:r>
          </w:p>
        </w:tc>
        <w:tc>
          <w:tcPr>
            <w:tcW w:w="1500" w:type="dxa"/>
            <w:shd w:val="clear" w:color="auto" w:fill="D9D9D9"/>
            <w:tcMar>
              <w:top w:w="100" w:type="dxa"/>
              <w:left w:w="100" w:type="dxa"/>
              <w:bottom w:w="100" w:type="dxa"/>
              <w:right w:w="100" w:type="dxa"/>
            </w:tcMar>
          </w:tcPr>
          <w:p w14:paraId="751FF03C" w14:textId="77777777" w:rsidR="00664B76" w:rsidRPr="00063550" w:rsidRDefault="00D0720A">
            <w:pPr>
              <w:widowControl w:val="0"/>
              <w:rPr>
                <w:lang w:val="en-US"/>
              </w:rPr>
            </w:pPr>
            <w:r w:rsidRPr="00063550">
              <w:rPr>
                <w:sz w:val="16"/>
                <w:szCs w:val="16"/>
                <w:lang w:val="en-US"/>
              </w:rPr>
              <w:t>61</w:t>
            </w:r>
          </w:p>
        </w:tc>
        <w:tc>
          <w:tcPr>
            <w:tcW w:w="1500" w:type="dxa"/>
            <w:shd w:val="clear" w:color="auto" w:fill="D9D9D9"/>
            <w:tcMar>
              <w:top w:w="100" w:type="dxa"/>
              <w:left w:w="100" w:type="dxa"/>
              <w:bottom w:w="100" w:type="dxa"/>
              <w:right w:w="100" w:type="dxa"/>
            </w:tcMar>
          </w:tcPr>
          <w:p w14:paraId="65502B3A" w14:textId="77777777" w:rsidR="00664B76" w:rsidRPr="00063550" w:rsidRDefault="00D0720A">
            <w:pPr>
              <w:widowControl w:val="0"/>
              <w:rPr>
                <w:lang w:val="en-US"/>
              </w:rPr>
            </w:pPr>
            <w:r w:rsidRPr="00063550">
              <w:rPr>
                <w:sz w:val="16"/>
                <w:szCs w:val="16"/>
                <w:lang w:val="en-US"/>
              </w:rPr>
              <w:t>457</w:t>
            </w:r>
          </w:p>
        </w:tc>
      </w:tr>
      <w:tr w:rsidR="00664B76" w:rsidRPr="00063550" w14:paraId="3E0BD78C" w14:textId="77777777">
        <w:trPr>
          <w:trHeight w:val="425"/>
        </w:trPr>
        <w:tc>
          <w:tcPr>
            <w:tcW w:w="1515" w:type="dxa"/>
            <w:tcMar>
              <w:top w:w="100" w:type="dxa"/>
              <w:left w:w="100" w:type="dxa"/>
              <w:bottom w:w="100" w:type="dxa"/>
              <w:right w:w="100" w:type="dxa"/>
            </w:tcMar>
          </w:tcPr>
          <w:p w14:paraId="75971CA8" w14:textId="77777777" w:rsidR="00664B76" w:rsidRPr="00063550" w:rsidRDefault="00D0720A">
            <w:pPr>
              <w:widowControl w:val="0"/>
              <w:rPr>
                <w:lang w:val="en-US"/>
              </w:rPr>
            </w:pPr>
            <w:r w:rsidRPr="00063550">
              <w:rPr>
                <w:i/>
                <w:sz w:val="16"/>
                <w:szCs w:val="16"/>
                <w:lang w:val="en-US"/>
              </w:rPr>
              <w:t>Vanessa cardui</w:t>
            </w:r>
          </w:p>
        </w:tc>
        <w:tc>
          <w:tcPr>
            <w:tcW w:w="2055" w:type="dxa"/>
            <w:tcMar>
              <w:top w:w="100" w:type="dxa"/>
              <w:left w:w="100" w:type="dxa"/>
              <w:bottom w:w="100" w:type="dxa"/>
              <w:right w:w="100" w:type="dxa"/>
            </w:tcMar>
          </w:tcPr>
          <w:p w14:paraId="41335DE1" w14:textId="77777777" w:rsidR="00664B76" w:rsidRPr="00063550" w:rsidRDefault="00664B76">
            <w:pPr>
              <w:widowControl w:val="0"/>
              <w:rPr>
                <w:sz w:val="16"/>
                <w:szCs w:val="16"/>
                <w:lang w:val="en-US"/>
              </w:rPr>
            </w:pPr>
          </w:p>
        </w:tc>
        <w:tc>
          <w:tcPr>
            <w:tcW w:w="720" w:type="dxa"/>
            <w:tcMar>
              <w:top w:w="100" w:type="dxa"/>
              <w:left w:w="100" w:type="dxa"/>
              <w:bottom w:w="100" w:type="dxa"/>
              <w:right w:w="100" w:type="dxa"/>
            </w:tcMar>
          </w:tcPr>
          <w:p w14:paraId="6AA55C86" w14:textId="77777777" w:rsidR="00664B76" w:rsidRPr="00063550" w:rsidRDefault="00D0720A">
            <w:pPr>
              <w:widowControl w:val="0"/>
              <w:rPr>
                <w:lang w:val="en-US"/>
              </w:rPr>
            </w:pPr>
            <w:r w:rsidRPr="00063550">
              <w:rPr>
                <w:sz w:val="16"/>
                <w:szCs w:val="16"/>
                <w:lang w:val="en-US"/>
              </w:rPr>
              <w:t>13161</w:t>
            </w:r>
          </w:p>
        </w:tc>
        <w:tc>
          <w:tcPr>
            <w:tcW w:w="1185" w:type="dxa"/>
            <w:tcMar>
              <w:top w:w="100" w:type="dxa"/>
              <w:left w:w="100" w:type="dxa"/>
              <w:bottom w:w="100" w:type="dxa"/>
              <w:right w:w="100" w:type="dxa"/>
            </w:tcMar>
          </w:tcPr>
          <w:p w14:paraId="64DB6E13" w14:textId="77777777" w:rsidR="00664B76" w:rsidRPr="00063550" w:rsidRDefault="00D0720A">
            <w:pPr>
              <w:widowControl w:val="0"/>
              <w:rPr>
                <w:lang w:val="en-US"/>
              </w:rPr>
            </w:pPr>
            <w:r w:rsidRPr="00063550">
              <w:rPr>
                <w:sz w:val="16"/>
                <w:szCs w:val="16"/>
                <w:lang w:val="en-US"/>
              </w:rPr>
              <w:t>12692</w:t>
            </w:r>
          </w:p>
        </w:tc>
        <w:tc>
          <w:tcPr>
            <w:tcW w:w="1215" w:type="dxa"/>
            <w:tcMar>
              <w:top w:w="100" w:type="dxa"/>
              <w:left w:w="100" w:type="dxa"/>
              <w:bottom w:w="100" w:type="dxa"/>
              <w:right w:w="100" w:type="dxa"/>
            </w:tcMar>
          </w:tcPr>
          <w:p w14:paraId="511AB03C" w14:textId="77777777" w:rsidR="00664B76" w:rsidRPr="00063550" w:rsidRDefault="00D0720A">
            <w:pPr>
              <w:widowControl w:val="0"/>
              <w:rPr>
                <w:lang w:val="en-US"/>
              </w:rPr>
            </w:pPr>
            <w:r w:rsidRPr="00063550">
              <w:rPr>
                <w:sz w:val="16"/>
                <w:szCs w:val="16"/>
                <w:lang w:val="en-US"/>
              </w:rPr>
              <w:t>96.4</w:t>
            </w:r>
          </w:p>
        </w:tc>
        <w:tc>
          <w:tcPr>
            <w:tcW w:w="1140" w:type="dxa"/>
            <w:tcMar>
              <w:top w:w="100" w:type="dxa"/>
              <w:left w:w="100" w:type="dxa"/>
              <w:bottom w:w="100" w:type="dxa"/>
              <w:right w:w="100" w:type="dxa"/>
            </w:tcMar>
          </w:tcPr>
          <w:p w14:paraId="07E7C5C4" w14:textId="77777777" w:rsidR="00664B76" w:rsidRPr="00063550" w:rsidRDefault="00D0720A">
            <w:pPr>
              <w:widowControl w:val="0"/>
              <w:rPr>
                <w:lang w:val="en-US"/>
              </w:rPr>
            </w:pPr>
            <w:r w:rsidRPr="00063550">
              <w:rPr>
                <w:sz w:val="16"/>
                <w:szCs w:val="16"/>
                <w:lang w:val="en-US"/>
              </w:rPr>
              <w:t>3.6</w:t>
            </w:r>
          </w:p>
        </w:tc>
        <w:tc>
          <w:tcPr>
            <w:tcW w:w="1215" w:type="dxa"/>
            <w:tcMar>
              <w:top w:w="100" w:type="dxa"/>
              <w:left w:w="100" w:type="dxa"/>
              <w:bottom w:w="100" w:type="dxa"/>
              <w:right w:w="100" w:type="dxa"/>
            </w:tcMar>
          </w:tcPr>
          <w:p w14:paraId="619AAD1E" w14:textId="77777777" w:rsidR="00664B76" w:rsidRPr="00063550" w:rsidRDefault="00D0720A">
            <w:pPr>
              <w:widowControl w:val="0"/>
              <w:rPr>
                <w:lang w:val="en-US"/>
              </w:rPr>
            </w:pPr>
            <w:r w:rsidRPr="00063550">
              <w:rPr>
                <w:sz w:val="16"/>
                <w:szCs w:val="16"/>
                <w:lang w:val="en-US"/>
              </w:rPr>
              <w:t>10361</w:t>
            </w:r>
          </w:p>
        </w:tc>
        <w:tc>
          <w:tcPr>
            <w:tcW w:w="1500" w:type="dxa"/>
            <w:tcMar>
              <w:top w:w="100" w:type="dxa"/>
              <w:left w:w="100" w:type="dxa"/>
              <w:bottom w:w="100" w:type="dxa"/>
              <w:right w:w="100" w:type="dxa"/>
            </w:tcMar>
          </w:tcPr>
          <w:p w14:paraId="05F04B97" w14:textId="77777777" w:rsidR="00664B76" w:rsidRPr="00063550" w:rsidRDefault="00D0720A">
            <w:pPr>
              <w:widowControl w:val="0"/>
              <w:rPr>
                <w:lang w:val="en-US"/>
              </w:rPr>
            </w:pPr>
            <w:r w:rsidRPr="00063550">
              <w:rPr>
                <w:sz w:val="16"/>
                <w:szCs w:val="16"/>
                <w:lang w:val="en-US"/>
              </w:rPr>
              <w:t>19</w:t>
            </w:r>
          </w:p>
        </w:tc>
        <w:tc>
          <w:tcPr>
            <w:tcW w:w="1500" w:type="dxa"/>
            <w:tcMar>
              <w:top w:w="100" w:type="dxa"/>
              <w:left w:w="100" w:type="dxa"/>
              <w:bottom w:w="100" w:type="dxa"/>
              <w:right w:w="100" w:type="dxa"/>
            </w:tcMar>
          </w:tcPr>
          <w:p w14:paraId="6E90A4B6" w14:textId="77777777" w:rsidR="00664B76" w:rsidRPr="00063550" w:rsidRDefault="00D0720A">
            <w:pPr>
              <w:widowControl w:val="0"/>
              <w:rPr>
                <w:lang w:val="en-US"/>
              </w:rPr>
            </w:pPr>
            <w:r w:rsidRPr="00063550">
              <w:rPr>
                <w:sz w:val="16"/>
                <w:szCs w:val="16"/>
                <w:lang w:val="en-US"/>
              </w:rPr>
              <w:t>63</w:t>
            </w:r>
          </w:p>
        </w:tc>
      </w:tr>
      <w:tr w:rsidR="00664B76" w:rsidRPr="00063550" w14:paraId="6BB773A8" w14:textId="77777777">
        <w:trPr>
          <w:trHeight w:val="605"/>
        </w:trPr>
        <w:tc>
          <w:tcPr>
            <w:tcW w:w="1515" w:type="dxa"/>
            <w:tcBorders>
              <w:bottom w:val="single" w:sz="4" w:space="0" w:color="000000"/>
            </w:tcBorders>
            <w:shd w:val="clear" w:color="auto" w:fill="D9D9D9"/>
            <w:tcMar>
              <w:top w:w="100" w:type="dxa"/>
              <w:left w:w="100" w:type="dxa"/>
              <w:bottom w:w="100" w:type="dxa"/>
              <w:right w:w="100" w:type="dxa"/>
            </w:tcMar>
          </w:tcPr>
          <w:p w14:paraId="6758F265" w14:textId="77777777" w:rsidR="00664B76" w:rsidRPr="00063550" w:rsidRDefault="00D0720A">
            <w:pPr>
              <w:widowControl w:val="0"/>
              <w:rPr>
                <w:lang w:val="en-US"/>
              </w:rPr>
            </w:pPr>
            <w:r w:rsidRPr="00063550">
              <w:rPr>
                <w:i/>
                <w:sz w:val="16"/>
                <w:szCs w:val="16"/>
                <w:lang w:val="en-US"/>
              </w:rPr>
              <w:t>Vanessa tameamea</w:t>
            </w:r>
          </w:p>
        </w:tc>
        <w:tc>
          <w:tcPr>
            <w:tcW w:w="2055" w:type="dxa"/>
            <w:tcBorders>
              <w:bottom w:val="single" w:sz="4" w:space="0" w:color="000000"/>
            </w:tcBorders>
            <w:shd w:val="clear" w:color="auto" w:fill="D9D9D9"/>
            <w:tcMar>
              <w:top w:w="100" w:type="dxa"/>
              <w:left w:w="100" w:type="dxa"/>
              <w:bottom w:w="100" w:type="dxa"/>
              <w:right w:w="100" w:type="dxa"/>
            </w:tcMar>
          </w:tcPr>
          <w:p w14:paraId="5A57F30B" w14:textId="77777777" w:rsidR="00664B76" w:rsidRPr="00063550" w:rsidRDefault="00D0720A">
            <w:pPr>
              <w:widowControl w:val="0"/>
              <w:rPr>
                <w:lang w:val="en-US"/>
              </w:rPr>
            </w:pPr>
            <w:r w:rsidRPr="00063550">
              <w:rPr>
                <w:sz w:val="16"/>
                <w:szCs w:val="16"/>
                <w:lang w:val="en-US"/>
              </w:rPr>
              <w:t xml:space="preserve">GCF_002938995.1_ASM293899v1_protein.faa.gz   </w:t>
            </w:r>
          </w:p>
        </w:tc>
        <w:tc>
          <w:tcPr>
            <w:tcW w:w="720" w:type="dxa"/>
            <w:tcBorders>
              <w:bottom w:val="single" w:sz="4" w:space="0" w:color="000000"/>
            </w:tcBorders>
            <w:shd w:val="clear" w:color="auto" w:fill="D9D9D9"/>
            <w:tcMar>
              <w:top w:w="100" w:type="dxa"/>
              <w:left w:w="100" w:type="dxa"/>
              <w:bottom w:w="100" w:type="dxa"/>
              <w:right w:w="100" w:type="dxa"/>
            </w:tcMar>
          </w:tcPr>
          <w:p w14:paraId="7B13CB7A" w14:textId="77777777" w:rsidR="00664B76" w:rsidRPr="00063550" w:rsidRDefault="00D0720A">
            <w:pPr>
              <w:widowControl w:val="0"/>
              <w:rPr>
                <w:lang w:val="en-US"/>
              </w:rPr>
            </w:pPr>
            <w:r w:rsidRPr="00063550">
              <w:rPr>
                <w:sz w:val="16"/>
                <w:szCs w:val="16"/>
                <w:lang w:val="en-US"/>
              </w:rPr>
              <w:t>13266</w:t>
            </w:r>
          </w:p>
        </w:tc>
        <w:tc>
          <w:tcPr>
            <w:tcW w:w="1185" w:type="dxa"/>
            <w:tcBorders>
              <w:bottom w:val="single" w:sz="4" w:space="0" w:color="000000"/>
            </w:tcBorders>
            <w:shd w:val="clear" w:color="auto" w:fill="D9D9D9"/>
            <w:tcMar>
              <w:top w:w="100" w:type="dxa"/>
              <w:left w:w="100" w:type="dxa"/>
              <w:bottom w:w="100" w:type="dxa"/>
              <w:right w:w="100" w:type="dxa"/>
            </w:tcMar>
          </w:tcPr>
          <w:p w14:paraId="41720965" w14:textId="77777777" w:rsidR="00664B76" w:rsidRPr="00063550" w:rsidRDefault="00D0720A">
            <w:pPr>
              <w:widowControl w:val="0"/>
              <w:rPr>
                <w:lang w:val="en-US"/>
              </w:rPr>
            </w:pPr>
            <w:r w:rsidRPr="00063550">
              <w:rPr>
                <w:sz w:val="16"/>
                <w:szCs w:val="16"/>
                <w:lang w:val="en-US"/>
              </w:rPr>
              <w:t>13209</w:t>
            </w:r>
          </w:p>
        </w:tc>
        <w:tc>
          <w:tcPr>
            <w:tcW w:w="1215" w:type="dxa"/>
            <w:tcBorders>
              <w:bottom w:val="single" w:sz="4" w:space="0" w:color="000000"/>
            </w:tcBorders>
            <w:shd w:val="clear" w:color="auto" w:fill="D9D9D9"/>
            <w:tcMar>
              <w:top w:w="100" w:type="dxa"/>
              <w:left w:w="100" w:type="dxa"/>
              <w:bottom w:w="100" w:type="dxa"/>
              <w:right w:w="100" w:type="dxa"/>
            </w:tcMar>
          </w:tcPr>
          <w:p w14:paraId="4EDF4E1E" w14:textId="77777777" w:rsidR="00664B76" w:rsidRPr="00063550" w:rsidRDefault="00D0720A">
            <w:pPr>
              <w:widowControl w:val="0"/>
              <w:rPr>
                <w:lang w:val="en-US"/>
              </w:rPr>
            </w:pPr>
            <w:r w:rsidRPr="00063550">
              <w:rPr>
                <w:sz w:val="16"/>
                <w:szCs w:val="16"/>
                <w:lang w:val="en-US"/>
              </w:rPr>
              <w:t>99.6</w:t>
            </w:r>
          </w:p>
        </w:tc>
        <w:tc>
          <w:tcPr>
            <w:tcW w:w="1140" w:type="dxa"/>
            <w:tcBorders>
              <w:bottom w:val="single" w:sz="4" w:space="0" w:color="000000"/>
            </w:tcBorders>
            <w:shd w:val="clear" w:color="auto" w:fill="D9D9D9"/>
            <w:tcMar>
              <w:top w:w="100" w:type="dxa"/>
              <w:left w:w="100" w:type="dxa"/>
              <w:bottom w:w="100" w:type="dxa"/>
              <w:right w:w="100" w:type="dxa"/>
            </w:tcMar>
          </w:tcPr>
          <w:p w14:paraId="67C4BA59" w14:textId="77777777" w:rsidR="00664B76" w:rsidRPr="00063550" w:rsidRDefault="00D0720A">
            <w:pPr>
              <w:widowControl w:val="0"/>
              <w:rPr>
                <w:lang w:val="en-US"/>
              </w:rPr>
            </w:pPr>
            <w:r w:rsidRPr="00063550">
              <w:rPr>
                <w:sz w:val="16"/>
                <w:szCs w:val="16"/>
                <w:lang w:val="en-US"/>
              </w:rPr>
              <w:t>0.4</w:t>
            </w:r>
          </w:p>
        </w:tc>
        <w:tc>
          <w:tcPr>
            <w:tcW w:w="1215" w:type="dxa"/>
            <w:tcBorders>
              <w:bottom w:val="single" w:sz="4" w:space="0" w:color="000000"/>
            </w:tcBorders>
            <w:shd w:val="clear" w:color="auto" w:fill="D9D9D9"/>
            <w:tcMar>
              <w:top w:w="100" w:type="dxa"/>
              <w:left w:w="100" w:type="dxa"/>
              <w:bottom w:w="100" w:type="dxa"/>
              <w:right w:w="100" w:type="dxa"/>
            </w:tcMar>
          </w:tcPr>
          <w:p w14:paraId="012DE64A" w14:textId="77777777" w:rsidR="00664B76" w:rsidRPr="00063550" w:rsidRDefault="00D0720A">
            <w:pPr>
              <w:widowControl w:val="0"/>
              <w:rPr>
                <w:lang w:val="en-US"/>
              </w:rPr>
            </w:pPr>
            <w:r w:rsidRPr="00063550">
              <w:rPr>
                <w:sz w:val="16"/>
                <w:szCs w:val="16"/>
                <w:lang w:val="en-US"/>
              </w:rPr>
              <w:t>10752</w:t>
            </w:r>
          </w:p>
        </w:tc>
        <w:tc>
          <w:tcPr>
            <w:tcW w:w="1500" w:type="dxa"/>
            <w:tcBorders>
              <w:bottom w:val="single" w:sz="4" w:space="0" w:color="000000"/>
            </w:tcBorders>
            <w:shd w:val="clear" w:color="auto" w:fill="D9D9D9"/>
            <w:tcMar>
              <w:top w:w="100" w:type="dxa"/>
              <w:left w:w="100" w:type="dxa"/>
              <w:bottom w:w="100" w:type="dxa"/>
              <w:right w:w="100" w:type="dxa"/>
            </w:tcMar>
          </w:tcPr>
          <w:p w14:paraId="58E86552" w14:textId="77777777" w:rsidR="00664B76" w:rsidRPr="00063550" w:rsidRDefault="00D0720A">
            <w:pPr>
              <w:widowControl w:val="0"/>
              <w:rPr>
                <w:lang w:val="en-US"/>
              </w:rPr>
            </w:pPr>
            <w:r w:rsidRPr="00063550">
              <w:rPr>
                <w:sz w:val="16"/>
                <w:szCs w:val="16"/>
                <w:lang w:val="en-US"/>
              </w:rPr>
              <w:t>19</w:t>
            </w:r>
          </w:p>
        </w:tc>
        <w:tc>
          <w:tcPr>
            <w:tcW w:w="1500" w:type="dxa"/>
            <w:tcBorders>
              <w:bottom w:val="single" w:sz="4" w:space="0" w:color="000000"/>
            </w:tcBorders>
            <w:shd w:val="clear" w:color="auto" w:fill="D9D9D9"/>
            <w:tcMar>
              <w:top w:w="100" w:type="dxa"/>
              <w:left w:w="100" w:type="dxa"/>
              <w:bottom w:w="100" w:type="dxa"/>
              <w:right w:w="100" w:type="dxa"/>
            </w:tcMar>
          </w:tcPr>
          <w:p w14:paraId="6683DCB8" w14:textId="77777777" w:rsidR="00664B76" w:rsidRPr="00063550" w:rsidRDefault="00D0720A">
            <w:pPr>
              <w:widowControl w:val="0"/>
              <w:rPr>
                <w:lang w:val="en-US"/>
              </w:rPr>
            </w:pPr>
            <w:r w:rsidRPr="00063550">
              <w:rPr>
                <w:sz w:val="16"/>
                <w:szCs w:val="16"/>
                <w:lang w:val="en-US"/>
              </w:rPr>
              <w:t>56</w:t>
            </w:r>
          </w:p>
        </w:tc>
      </w:tr>
    </w:tbl>
    <w:p w14:paraId="77DCD4B0" w14:textId="77777777" w:rsidR="00664B76" w:rsidRPr="00063550" w:rsidRDefault="00664B76">
      <w:pPr>
        <w:spacing w:before="400" w:after="120" w:line="312" w:lineRule="auto"/>
        <w:rPr>
          <w:lang w:val="en-US"/>
        </w:rPr>
      </w:pPr>
    </w:p>
    <w:p w14:paraId="6DD84A10" w14:textId="77777777" w:rsidR="00664B76" w:rsidRPr="00063550" w:rsidRDefault="00D0720A">
      <w:pPr>
        <w:jc w:val="both"/>
        <w:rPr>
          <w:lang w:val="en-US"/>
        </w:rPr>
      </w:pPr>
      <w:r w:rsidRPr="00063550">
        <w:rPr>
          <w:lang w:val="en-US"/>
        </w:rPr>
        <w:br w:type="page"/>
      </w:r>
    </w:p>
    <w:p w14:paraId="33F1A95B" w14:textId="77777777" w:rsidR="00EA4812" w:rsidRDefault="00D0720A">
      <w:pPr>
        <w:jc w:val="both"/>
        <w:rPr>
          <w:ins w:id="201" w:author="Roger Vila" w:date="2022-03-29T13:26:00Z"/>
          <w:b/>
          <w:color w:val="0E101A"/>
          <w:lang w:val="en-US"/>
        </w:rPr>
      </w:pPr>
      <w:r w:rsidRPr="00063550">
        <w:rPr>
          <w:b/>
          <w:color w:val="0E101A"/>
          <w:lang w:val="en-US"/>
        </w:rPr>
        <w:lastRenderedPageBreak/>
        <w:t>Table S2.</w:t>
      </w:r>
    </w:p>
    <w:p w14:paraId="1D9E37D5" w14:textId="58FADC34" w:rsidR="00664B76" w:rsidRPr="00063550" w:rsidRDefault="00D0720A">
      <w:pPr>
        <w:spacing w:after="120"/>
        <w:jc w:val="both"/>
        <w:rPr>
          <w:color w:val="0E101A"/>
          <w:lang w:val="en-US"/>
        </w:rPr>
        <w:pPrChange w:id="202" w:author="Roger Vila" w:date="2022-03-29T13:27:00Z">
          <w:pPr>
            <w:jc w:val="both"/>
          </w:pPr>
        </w:pPrChange>
      </w:pPr>
      <w:del w:id="203" w:author="Roger Vila" w:date="2022-03-29T13:26:00Z">
        <w:r w:rsidRPr="00063550" w:rsidDel="00EA4812">
          <w:rPr>
            <w:color w:val="0E101A"/>
            <w:lang w:val="en-US"/>
          </w:rPr>
          <w:br/>
        </w:r>
      </w:del>
      <w:r w:rsidRPr="00063550">
        <w:rPr>
          <w:color w:val="0E101A"/>
          <w:lang w:val="en-US"/>
        </w:rPr>
        <w:t>Chromosome length (Chr length, Mb), chromosome map length (Map length, cM), recombination rate (cM / Mb), mean recombination rate in 2 Mb windows (Wind rec rate, cM / Mb) and standard deviation (Wind rec rate sd), number of markers for the linkage group / chromosome (Markers) and the marker density of each linkage group / chromosome (Marker density).</w:t>
      </w:r>
    </w:p>
    <w:tbl>
      <w:tblPr>
        <w:tblStyle w:val="a1"/>
        <w:tblW w:w="9385" w:type="dxa"/>
        <w:tblBorders>
          <w:top w:val="nil"/>
          <w:left w:val="nil"/>
          <w:bottom w:val="nil"/>
          <w:right w:val="nil"/>
          <w:insideH w:val="nil"/>
          <w:insideV w:val="nil"/>
        </w:tblBorders>
        <w:tblLayout w:type="fixed"/>
        <w:tblLook w:val="0600" w:firstRow="0" w:lastRow="0" w:firstColumn="0" w:lastColumn="0" w:noHBand="1" w:noVBand="1"/>
      </w:tblPr>
      <w:tblGrid>
        <w:gridCol w:w="1067"/>
        <w:gridCol w:w="1500"/>
        <w:gridCol w:w="1395"/>
        <w:gridCol w:w="1125"/>
        <w:gridCol w:w="1095"/>
        <w:gridCol w:w="900"/>
        <w:gridCol w:w="1095"/>
        <w:gridCol w:w="1208"/>
      </w:tblGrid>
      <w:tr w:rsidR="00664B76" w:rsidRPr="00063550" w14:paraId="51CB11AB" w14:textId="77777777">
        <w:trPr>
          <w:trHeight w:val="530"/>
        </w:trPr>
        <w:tc>
          <w:tcPr>
            <w:tcW w:w="1067" w:type="dxa"/>
            <w:tcBorders>
              <w:top w:val="single" w:sz="4" w:space="0" w:color="000000"/>
              <w:bottom w:val="single" w:sz="4" w:space="0" w:color="000000"/>
            </w:tcBorders>
            <w:tcMar>
              <w:top w:w="100" w:type="dxa"/>
              <w:left w:w="100" w:type="dxa"/>
              <w:bottom w:w="100" w:type="dxa"/>
              <w:right w:w="100" w:type="dxa"/>
            </w:tcMar>
          </w:tcPr>
          <w:p w14:paraId="59D0AF22" w14:textId="77777777" w:rsidR="00664B76" w:rsidRPr="00063550" w:rsidRDefault="00D0720A">
            <w:pPr>
              <w:widowControl w:val="0"/>
              <w:rPr>
                <w:sz w:val="16"/>
                <w:szCs w:val="16"/>
                <w:lang w:val="en-US"/>
              </w:rPr>
            </w:pPr>
            <w:r w:rsidRPr="00063550">
              <w:rPr>
                <w:b/>
                <w:sz w:val="16"/>
                <w:szCs w:val="16"/>
                <w:lang w:val="en-US"/>
              </w:rPr>
              <w:t>Chr</w:t>
            </w:r>
          </w:p>
        </w:tc>
        <w:tc>
          <w:tcPr>
            <w:tcW w:w="1500" w:type="dxa"/>
            <w:tcBorders>
              <w:top w:val="single" w:sz="4" w:space="0" w:color="000000"/>
              <w:bottom w:val="single" w:sz="4" w:space="0" w:color="000000"/>
            </w:tcBorders>
            <w:tcMar>
              <w:top w:w="100" w:type="dxa"/>
              <w:left w:w="100" w:type="dxa"/>
              <w:bottom w:w="100" w:type="dxa"/>
              <w:right w:w="100" w:type="dxa"/>
            </w:tcMar>
          </w:tcPr>
          <w:p w14:paraId="35DB9381" w14:textId="77777777" w:rsidR="00664B76" w:rsidRPr="00063550" w:rsidRDefault="00D0720A">
            <w:pPr>
              <w:widowControl w:val="0"/>
              <w:rPr>
                <w:sz w:val="16"/>
                <w:szCs w:val="16"/>
                <w:lang w:val="en-US"/>
              </w:rPr>
            </w:pPr>
            <w:r w:rsidRPr="00063550">
              <w:rPr>
                <w:b/>
                <w:sz w:val="16"/>
                <w:szCs w:val="16"/>
                <w:lang w:val="en-US"/>
              </w:rPr>
              <w:t>Chr length (Mb)</w:t>
            </w:r>
          </w:p>
        </w:tc>
        <w:tc>
          <w:tcPr>
            <w:tcW w:w="1395" w:type="dxa"/>
            <w:tcBorders>
              <w:top w:val="single" w:sz="4" w:space="0" w:color="000000"/>
              <w:bottom w:val="single" w:sz="4" w:space="0" w:color="000000"/>
            </w:tcBorders>
            <w:tcMar>
              <w:top w:w="100" w:type="dxa"/>
              <w:left w:w="100" w:type="dxa"/>
              <w:bottom w:w="100" w:type="dxa"/>
              <w:right w:w="100" w:type="dxa"/>
            </w:tcMar>
          </w:tcPr>
          <w:p w14:paraId="43B681C5" w14:textId="77777777" w:rsidR="00664B76" w:rsidRPr="00063550" w:rsidRDefault="00D0720A">
            <w:pPr>
              <w:widowControl w:val="0"/>
              <w:rPr>
                <w:sz w:val="16"/>
                <w:szCs w:val="16"/>
                <w:lang w:val="en-US"/>
              </w:rPr>
            </w:pPr>
            <w:r w:rsidRPr="00063550">
              <w:rPr>
                <w:b/>
                <w:sz w:val="16"/>
                <w:szCs w:val="16"/>
                <w:lang w:val="en-US"/>
              </w:rPr>
              <w:t>Map length (cM)</w:t>
            </w:r>
          </w:p>
        </w:tc>
        <w:tc>
          <w:tcPr>
            <w:tcW w:w="1125" w:type="dxa"/>
            <w:tcBorders>
              <w:top w:val="single" w:sz="4" w:space="0" w:color="000000"/>
              <w:bottom w:val="single" w:sz="4" w:space="0" w:color="000000"/>
            </w:tcBorders>
            <w:tcMar>
              <w:top w:w="100" w:type="dxa"/>
              <w:left w:w="100" w:type="dxa"/>
              <w:bottom w:w="100" w:type="dxa"/>
              <w:right w:w="100" w:type="dxa"/>
            </w:tcMar>
          </w:tcPr>
          <w:p w14:paraId="4B9D4E76" w14:textId="77777777" w:rsidR="00664B76" w:rsidRPr="00063550" w:rsidRDefault="00D0720A">
            <w:pPr>
              <w:widowControl w:val="0"/>
              <w:rPr>
                <w:sz w:val="16"/>
                <w:szCs w:val="16"/>
                <w:lang w:val="en-US"/>
              </w:rPr>
            </w:pPr>
            <w:r w:rsidRPr="00063550">
              <w:rPr>
                <w:b/>
                <w:sz w:val="16"/>
                <w:szCs w:val="16"/>
                <w:lang w:val="en-US"/>
              </w:rPr>
              <w:t>Rec rate (cM/Mb)</w:t>
            </w:r>
          </w:p>
        </w:tc>
        <w:tc>
          <w:tcPr>
            <w:tcW w:w="1095" w:type="dxa"/>
            <w:tcBorders>
              <w:top w:val="single" w:sz="4" w:space="0" w:color="000000"/>
              <w:bottom w:val="single" w:sz="4" w:space="0" w:color="000000"/>
            </w:tcBorders>
            <w:tcMar>
              <w:top w:w="100" w:type="dxa"/>
              <w:left w:w="100" w:type="dxa"/>
              <w:bottom w:w="100" w:type="dxa"/>
              <w:right w:w="100" w:type="dxa"/>
            </w:tcMar>
          </w:tcPr>
          <w:p w14:paraId="6CD7F448" w14:textId="77777777" w:rsidR="00664B76" w:rsidRPr="00063550" w:rsidRDefault="00D0720A">
            <w:pPr>
              <w:widowControl w:val="0"/>
              <w:rPr>
                <w:sz w:val="16"/>
                <w:szCs w:val="16"/>
                <w:lang w:val="en-US"/>
              </w:rPr>
            </w:pPr>
            <w:r w:rsidRPr="00063550">
              <w:rPr>
                <w:b/>
                <w:sz w:val="16"/>
                <w:szCs w:val="16"/>
                <w:lang w:val="en-US"/>
              </w:rPr>
              <w:t>Wind rec rate (cM/Mb)</w:t>
            </w:r>
          </w:p>
        </w:tc>
        <w:tc>
          <w:tcPr>
            <w:tcW w:w="900" w:type="dxa"/>
            <w:tcBorders>
              <w:top w:val="single" w:sz="4" w:space="0" w:color="000000"/>
              <w:bottom w:val="single" w:sz="4" w:space="0" w:color="000000"/>
            </w:tcBorders>
            <w:tcMar>
              <w:top w:w="100" w:type="dxa"/>
              <w:left w:w="100" w:type="dxa"/>
              <w:bottom w:w="100" w:type="dxa"/>
              <w:right w:w="100" w:type="dxa"/>
            </w:tcMar>
          </w:tcPr>
          <w:p w14:paraId="33C3722E" w14:textId="77777777" w:rsidR="00664B76" w:rsidRPr="00063550" w:rsidRDefault="00D0720A">
            <w:pPr>
              <w:widowControl w:val="0"/>
              <w:rPr>
                <w:sz w:val="16"/>
                <w:szCs w:val="16"/>
                <w:lang w:val="en-US"/>
              </w:rPr>
            </w:pPr>
            <w:r w:rsidRPr="00063550">
              <w:rPr>
                <w:b/>
                <w:sz w:val="16"/>
                <w:szCs w:val="16"/>
                <w:lang w:val="en-US"/>
              </w:rPr>
              <w:t>Wind rec rate sd</w:t>
            </w:r>
          </w:p>
        </w:tc>
        <w:tc>
          <w:tcPr>
            <w:tcW w:w="1095" w:type="dxa"/>
            <w:tcBorders>
              <w:top w:val="single" w:sz="4" w:space="0" w:color="000000"/>
              <w:bottom w:val="single" w:sz="4" w:space="0" w:color="000000"/>
            </w:tcBorders>
            <w:tcMar>
              <w:top w:w="100" w:type="dxa"/>
              <w:left w:w="100" w:type="dxa"/>
              <w:bottom w:w="100" w:type="dxa"/>
              <w:right w:w="100" w:type="dxa"/>
            </w:tcMar>
          </w:tcPr>
          <w:p w14:paraId="6C002AA5" w14:textId="77777777" w:rsidR="00664B76" w:rsidRPr="00063550" w:rsidRDefault="00D0720A">
            <w:pPr>
              <w:widowControl w:val="0"/>
              <w:rPr>
                <w:sz w:val="16"/>
                <w:szCs w:val="16"/>
                <w:lang w:val="en-US"/>
              </w:rPr>
            </w:pPr>
            <w:r w:rsidRPr="00063550">
              <w:rPr>
                <w:b/>
                <w:sz w:val="16"/>
                <w:szCs w:val="16"/>
                <w:lang w:val="en-US"/>
              </w:rPr>
              <w:t>Markers</w:t>
            </w:r>
          </w:p>
        </w:tc>
        <w:tc>
          <w:tcPr>
            <w:tcW w:w="1208" w:type="dxa"/>
            <w:tcBorders>
              <w:top w:val="single" w:sz="4" w:space="0" w:color="000000"/>
              <w:bottom w:val="single" w:sz="4" w:space="0" w:color="000000"/>
            </w:tcBorders>
            <w:tcMar>
              <w:top w:w="100" w:type="dxa"/>
              <w:left w:w="100" w:type="dxa"/>
              <w:bottom w:w="100" w:type="dxa"/>
              <w:right w:w="100" w:type="dxa"/>
            </w:tcMar>
          </w:tcPr>
          <w:p w14:paraId="5D70F746" w14:textId="77777777" w:rsidR="00664B76" w:rsidRPr="00063550" w:rsidRDefault="00D0720A">
            <w:pPr>
              <w:widowControl w:val="0"/>
              <w:rPr>
                <w:sz w:val="16"/>
                <w:szCs w:val="16"/>
                <w:lang w:val="en-US"/>
              </w:rPr>
            </w:pPr>
            <w:r w:rsidRPr="00063550">
              <w:rPr>
                <w:b/>
                <w:sz w:val="16"/>
                <w:szCs w:val="16"/>
                <w:lang w:val="en-US"/>
              </w:rPr>
              <w:t>Marker density</w:t>
            </w:r>
          </w:p>
        </w:tc>
      </w:tr>
      <w:tr w:rsidR="00664B76" w:rsidRPr="00063550" w14:paraId="59EEDB00" w14:textId="77777777">
        <w:trPr>
          <w:trHeight w:val="515"/>
        </w:trPr>
        <w:tc>
          <w:tcPr>
            <w:tcW w:w="1067" w:type="dxa"/>
            <w:shd w:val="clear" w:color="auto" w:fill="D9D9D9"/>
            <w:tcMar>
              <w:top w:w="100" w:type="dxa"/>
              <w:left w:w="100" w:type="dxa"/>
              <w:bottom w:w="100" w:type="dxa"/>
              <w:right w:w="100" w:type="dxa"/>
            </w:tcMar>
          </w:tcPr>
          <w:p w14:paraId="7671B3C5" w14:textId="77777777" w:rsidR="00664B76" w:rsidRPr="00063550" w:rsidRDefault="00D0720A">
            <w:pPr>
              <w:widowControl w:val="0"/>
              <w:rPr>
                <w:sz w:val="16"/>
                <w:szCs w:val="16"/>
                <w:lang w:val="en-US"/>
              </w:rPr>
            </w:pPr>
            <w:r w:rsidRPr="00063550">
              <w:rPr>
                <w:sz w:val="16"/>
                <w:szCs w:val="16"/>
                <w:lang w:val="en-US"/>
              </w:rPr>
              <w:t>Z</w:t>
            </w:r>
          </w:p>
        </w:tc>
        <w:tc>
          <w:tcPr>
            <w:tcW w:w="1500" w:type="dxa"/>
            <w:shd w:val="clear" w:color="auto" w:fill="D9D9D9"/>
            <w:tcMar>
              <w:top w:w="100" w:type="dxa"/>
              <w:left w:w="100" w:type="dxa"/>
              <w:bottom w:w="100" w:type="dxa"/>
              <w:right w:w="100" w:type="dxa"/>
            </w:tcMar>
          </w:tcPr>
          <w:p w14:paraId="030A86EE" w14:textId="77777777" w:rsidR="00664B76" w:rsidRPr="00063550" w:rsidRDefault="00D0720A">
            <w:pPr>
              <w:widowControl w:val="0"/>
              <w:rPr>
                <w:sz w:val="16"/>
                <w:szCs w:val="16"/>
                <w:lang w:val="en-US"/>
              </w:rPr>
            </w:pPr>
            <w:r w:rsidRPr="00063550">
              <w:rPr>
                <w:sz w:val="16"/>
                <w:szCs w:val="16"/>
                <w:lang w:val="en-US"/>
              </w:rPr>
              <w:t>17.04</w:t>
            </w:r>
          </w:p>
        </w:tc>
        <w:tc>
          <w:tcPr>
            <w:tcW w:w="1395" w:type="dxa"/>
            <w:shd w:val="clear" w:color="auto" w:fill="D9D9D9"/>
            <w:tcMar>
              <w:top w:w="100" w:type="dxa"/>
              <w:left w:w="100" w:type="dxa"/>
              <w:bottom w:w="100" w:type="dxa"/>
              <w:right w:w="100" w:type="dxa"/>
            </w:tcMar>
          </w:tcPr>
          <w:p w14:paraId="45E6FD67" w14:textId="77777777" w:rsidR="00664B76" w:rsidRPr="00063550" w:rsidRDefault="00D0720A">
            <w:pPr>
              <w:widowControl w:val="0"/>
              <w:rPr>
                <w:sz w:val="16"/>
                <w:szCs w:val="16"/>
                <w:lang w:val="en-US"/>
              </w:rPr>
            </w:pPr>
            <w:r w:rsidRPr="00063550">
              <w:rPr>
                <w:sz w:val="16"/>
                <w:szCs w:val="16"/>
                <w:lang w:val="en-US"/>
              </w:rPr>
              <w:t>45.79</w:t>
            </w:r>
          </w:p>
        </w:tc>
        <w:tc>
          <w:tcPr>
            <w:tcW w:w="1125" w:type="dxa"/>
            <w:shd w:val="clear" w:color="auto" w:fill="D9D9D9"/>
            <w:tcMar>
              <w:top w:w="100" w:type="dxa"/>
              <w:left w:w="100" w:type="dxa"/>
              <w:bottom w:w="100" w:type="dxa"/>
              <w:right w:w="100" w:type="dxa"/>
            </w:tcMar>
          </w:tcPr>
          <w:p w14:paraId="499420F3" w14:textId="77777777" w:rsidR="00664B76" w:rsidRPr="00063550" w:rsidRDefault="00D0720A">
            <w:pPr>
              <w:widowControl w:val="0"/>
              <w:rPr>
                <w:sz w:val="16"/>
                <w:szCs w:val="16"/>
                <w:lang w:val="en-US"/>
              </w:rPr>
            </w:pPr>
            <w:r w:rsidRPr="00063550">
              <w:rPr>
                <w:sz w:val="16"/>
                <w:szCs w:val="16"/>
                <w:lang w:val="en-US"/>
              </w:rPr>
              <w:t>2.69</w:t>
            </w:r>
          </w:p>
        </w:tc>
        <w:tc>
          <w:tcPr>
            <w:tcW w:w="1095" w:type="dxa"/>
            <w:shd w:val="clear" w:color="auto" w:fill="D9D9D9"/>
            <w:tcMar>
              <w:top w:w="100" w:type="dxa"/>
              <w:left w:w="100" w:type="dxa"/>
              <w:bottom w:w="100" w:type="dxa"/>
              <w:right w:w="100" w:type="dxa"/>
            </w:tcMar>
          </w:tcPr>
          <w:p w14:paraId="52C0F486" w14:textId="77777777" w:rsidR="00664B76" w:rsidRPr="00063550" w:rsidRDefault="00D0720A">
            <w:pPr>
              <w:widowControl w:val="0"/>
              <w:rPr>
                <w:sz w:val="16"/>
                <w:szCs w:val="16"/>
                <w:lang w:val="en-US"/>
              </w:rPr>
            </w:pPr>
            <w:r w:rsidRPr="00063550">
              <w:rPr>
                <w:sz w:val="16"/>
                <w:szCs w:val="16"/>
                <w:lang w:val="en-US"/>
              </w:rPr>
              <w:t>3.09</w:t>
            </w:r>
          </w:p>
        </w:tc>
        <w:tc>
          <w:tcPr>
            <w:tcW w:w="900" w:type="dxa"/>
            <w:shd w:val="clear" w:color="auto" w:fill="D9D9D9"/>
            <w:tcMar>
              <w:top w:w="100" w:type="dxa"/>
              <w:left w:w="100" w:type="dxa"/>
              <w:bottom w:w="100" w:type="dxa"/>
              <w:right w:w="100" w:type="dxa"/>
            </w:tcMar>
          </w:tcPr>
          <w:p w14:paraId="4F71A83F" w14:textId="77777777" w:rsidR="00664B76" w:rsidRPr="00063550" w:rsidRDefault="00D0720A">
            <w:pPr>
              <w:widowControl w:val="0"/>
              <w:rPr>
                <w:sz w:val="16"/>
                <w:szCs w:val="16"/>
                <w:lang w:val="en-US"/>
              </w:rPr>
            </w:pPr>
            <w:r w:rsidRPr="00063550">
              <w:rPr>
                <w:sz w:val="16"/>
                <w:szCs w:val="16"/>
                <w:lang w:val="en-US"/>
              </w:rPr>
              <w:t>2.19</w:t>
            </w:r>
          </w:p>
        </w:tc>
        <w:tc>
          <w:tcPr>
            <w:tcW w:w="1095" w:type="dxa"/>
            <w:shd w:val="clear" w:color="auto" w:fill="D9D9D9"/>
            <w:tcMar>
              <w:top w:w="100" w:type="dxa"/>
              <w:left w:w="100" w:type="dxa"/>
              <w:bottom w:w="100" w:type="dxa"/>
              <w:right w:w="100" w:type="dxa"/>
            </w:tcMar>
          </w:tcPr>
          <w:p w14:paraId="5650647C" w14:textId="77777777" w:rsidR="00664B76" w:rsidRPr="00063550" w:rsidRDefault="00D0720A">
            <w:pPr>
              <w:widowControl w:val="0"/>
              <w:rPr>
                <w:sz w:val="16"/>
                <w:szCs w:val="16"/>
                <w:lang w:val="en-US"/>
              </w:rPr>
            </w:pPr>
            <w:r w:rsidRPr="00063550">
              <w:rPr>
                <w:sz w:val="16"/>
                <w:szCs w:val="16"/>
                <w:lang w:val="en-US"/>
              </w:rPr>
              <w:t>84.00</w:t>
            </w:r>
          </w:p>
        </w:tc>
        <w:tc>
          <w:tcPr>
            <w:tcW w:w="1208" w:type="dxa"/>
            <w:shd w:val="clear" w:color="auto" w:fill="D9D9D9"/>
            <w:tcMar>
              <w:top w:w="100" w:type="dxa"/>
              <w:left w:w="100" w:type="dxa"/>
              <w:bottom w:w="100" w:type="dxa"/>
              <w:right w:w="100" w:type="dxa"/>
            </w:tcMar>
          </w:tcPr>
          <w:p w14:paraId="652BBC97" w14:textId="77777777" w:rsidR="00664B76" w:rsidRPr="00063550" w:rsidRDefault="00D0720A">
            <w:pPr>
              <w:widowControl w:val="0"/>
              <w:rPr>
                <w:sz w:val="16"/>
                <w:szCs w:val="16"/>
                <w:lang w:val="en-US"/>
              </w:rPr>
            </w:pPr>
            <w:r w:rsidRPr="00063550">
              <w:rPr>
                <w:sz w:val="16"/>
                <w:szCs w:val="16"/>
                <w:lang w:val="en-US"/>
              </w:rPr>
              <w:t>4.93</w:t>
            </w:r>
          </w:p>
        </w:tc>
      </w:tr>
      <w:tr w:rsidR="00664B76" w:rsidRPr="00063550" w14:paraId="42F37ADC" w14:textId="77777777">
        <w:trPr>
          <w:trHeight w:val="515"/>
        </w:trPr>
        <w:tc>
          <w:tcPr>
            <w:tcW w:w="1067" w:type="dxa"/>
            <w:tcMar>
              <w:top w:w="100" w:type="dxa"/>
              <w:left w:w="100" w:type="dxa"/>
              <w:bottom w:w="100" w:type="dxa"/>
              <w:right w:w="100" w:type="dxa"/>
            </w:tcMar>
          </w:tcPr>
          <w:p w14:paraId="3B54694A" w14:textId="77777777" w:rsidR="00664B76" w:rsidRPr="00063550" w:rsidRDefault="00D0720A">
            <w:pPr>
              <w:widowControl w:val="0"/>
              <w:rPr>
                <w:sz w:val="16"/>
                <w:szCs w:val="16"/>
                <w:lang w:val="en-US"/>
              </w:rPr>
            </w:pPr>
            <w:r w:rsidRPr="00063550">
              <w:rPr>
                <w:sz w:val="16"/>
                <w:szCs w:val="16"/>
                <w:lang w:val="en-US"/>
              </w:rPr>
              <w:t>1</w:t>
            </w:r>
          </w:p>
        </w:tc>
        <w:tc>
          <w:tcPr>
            <w:tcW w:w="1500" w:type="dxa"/>
            <w:tcMar>
              <w:top w:w="100" w:type="dxa"/>
              <w:left w:w="100" w:type="dxa"/>
              <w:bottom w:w="100" w:type="dxa"/>
              <w:right w:w="100" w:type="dxa"/>
            </w:tcMar>
          </w:tcPr>
          <w:p w14:paraId="30581101" w14:textId="77777777" w:rsidR="00664B76" w:rsidRPr="00063550" w:rsidRDefault="00D0720A">
            <w:pPr>
              <w:widowControl w:val="0"/>
              <w:rPr>
                <w:sz w:val="16"/>
                <w:szCs w:val="16"/>
                <w:lang w:val="en-US"/>
              </w:rPr>
            </w:pPr>
            <w:r w:rsidRPr="00063550">
              <w:rPr>
                <w:sz w:val="16"/>
                <w:szCs w:val="16"/>
                <w:lang w:val="en-US"/>
              </w:rPr>
              <w:t>16.61</w:t>
            </w:r>
          </w:p>
        </w:tc>
        <w:tc>
          <w:tcPr>
            <w:tcW w:w="1395" w:type="dxa"/>
            <w:tcMar>
              <w:top w:w="100" w:type="dxa"/>
              <w:left w:w="100" w:type="dxa"/>
              <w:bottom w:w="100" w:type="dxa"/>
              <w:right w:w="100" w:type="dxa"/>
            </w:tcMar>
          </w:tcPr>
          <w:p w14:paraId="3D911407" w14:textId="77777777" w:rsidR="00664B76" w:rsidRPr="00063550" w:rsidRDefault="00D0720A">
            <w:pPr>
              <w:widowControl w:val="0"/>
              <w:rPr>
                <w:sz w:val="16"/>
                <w:szCs w:val="16"/>
                <w:lang w:val="en-US"/>
              </w:rPr>
            </w:pPr>
            <w:r w:rsidRPr="00063550">
              <w:rPr>
                <w:sz w:val="16"/>
                <w:szCs w:val="16"/>
                <w:lang w:val="en-US"/>
              </w:rPr>
              <w:t>53.60</w:t>
            </w:r>
          </w:p>
        </w:tc>
        <w:tc>
          <w:tcPr>
            <w:tcW w:w="1125" w:type="dxa"/>
            <w:tcMar>
              <w:top w:w="100" w:type="dxa"/>
              <w:left w:w="100" w:type="dxa"/>
              <w:bottom w:w="100" w:type="dxa"/>
              <w:right w:w="100" w:type="dxa"/>
            </w:tcMar>
          </w:tcPr>
          <w:p w14:paraId="01BA2105" w14:textId="77777777" w:rsidR="00664B76" w:rsidRPr="00063550" w:rsidRDefault="00D0720A">
            <w:pPr>
              <w:widowControl w:val="0"/>
              <w:rPr>
                <w:sz w:val="16"/>
                <w:szCs w:val="16"/>
                <w:lang w:val="en-US"/>
              </w:rPr>
            </w:pPr>
            <w:r w:rsidRPr="00063550">
              <w:rPr>
                <w:sz w:val="16"/>
                <w:szCs w:val="16"/>
                <w:lang w:val="en-US"/>
              </w:rPr>
              <w:t>3.23</w:t>
            </w:r>
          </w:p>
        </w:tc>
        <w:tc>
          <w:tcPr>
            <w:tcW w:w="1095" w:type="dxa"/>
            <w:tcMar>
              <w:top w:w="100" w:type="dxa"/>
              <w:left w:w="100" w:type="dxa"/>
              <w:bottom w:w="100" w:type="dxa"/>
              <w:right w:w="100" w:type="dxa"/>
            </w:tcMar>
          </w:tcPr>
          <w:p w14:paraId="5C917370" w14:textId="77777777" w:rsidR="00664B76" w:rsidRPr="00063550" w:rsidRDefault="00D0720A">
            <w:pPr>
              <w:widowControl w:val="0"/>
              <w:rPr>
                <w:sz w:val="16"/>
                <w:szCs w:val="16"/>
                <w:lang w:val="en-US"/>
              </w:rPr>
            </w:pPr>
            <w:r w:rsidRPr="00063550">
              <w:rPr>
                <w:sz w:val="16"/>
                <w:szCs w:val="16"/>
                <w:lang w:val="en-US"/>
              </w:rPr>
              <w:t>3.55</w:t>
            </w:r>
          </w:p>
        </w:tc>
        <w:tc>
          <w:tcPr>
            <w:tcW w:w="900" w:type="dxa"/>
            <w:tcMar>
              <w:top w:w="100" w:type="dxa"/>
              <w:left w:w="100" w:type="dxa"/>
              <w:bottom w:w="100" w:type="dxa"/>
              <w:right w:w="100" w:type="dxa"/>
            </w:tcMar>
          </w:tcPr>
          <w:p w14:paraId="5306797D" w14:textId="77777777" w:rsidR="00664B76" w:rsidRPr="00063550" w:rsidRDefault="00D0720A">
            <w:pPr>
              <w:widowControl w:val="0"/>
              <w:rPr>
                <w:sz w:val="16"/>
                <w:szCs w:val="16"/>
                <w:lang w:val="en-US"/>
              </w:rPr>
            </w:pPr>
            <w:r w:rsidRPr="00063550">
              <w:rPr>
                <w:sz w:val="16"/>
                <w:szCs w:val="16"/>
                <w:lang w:val="en-US"/>
              </w:rPr>
              <w:t>1.99</w:t>
            </w:r>
          </w:p>
        </w:tc>
        <w:tc>
          <w:tcPr>
            <w:tcW w:w="1095" w:type="dxa"/>
            <w:tcMar>
              <w:top w:w="100" w:type="dxa"/>
              <w:left w:w="100" w:type="dxa"/>
              <w:bottom w:w="100" w:type="dxa"/>
              <w:right w:w="100" w:type="dxa"/>
            </w:tcMar>
          </w:tcPr>
          <w:p w14:paraId="3A6F8D2C" w14:textId="77777777" w:rsidR="00664B76" w:rsidRPr="00063550" w:rsidRDefault="00D0720A">
            <w:pPr>
              <w:widowControl w:val="0"/>
              <w:rPr>
                <w:sz w:val="16"/>
                <w:szCs w:val="16"/>
                <w:lang w:val="en-US"/>
              </w:rPr>
            </w:pPr>
            <w:r w:rsidRPr="00063550">
              <w:rPr>
                <w:sz w:val="16"/>
                <w:szCs w:val="16"/>
                <w:lang w:val="en-US"/>
              </w:rPr>
              <w:t>68.00</w:t>
            </w:r>
          </w:p>
        </w:tc>
        <w:tc>
          <w:tcPr>
            <w:tcW w:w="1208" w:type="dxa"/>
            <w:tcMar>
              <w:top w:w="100" w:type="dxa"/>
              <w:left w:w="100" w:type="dxa"/>
              <w:bottom w:w="100" w:type="dxa"/>
              <w:right w:w="100" w:type="dxa"/>
            </w:tcMar>
          </w:tcPr>
          <w:p w14:paraId="6487A5E0" w14:textId="77777777" w:rsidR="00664B76" w:rsidRPr="00063550" w:rsidRDefault="00D0720A">
            <w:pPr>
              <w:widowControl w:val="0"/>
              <w:rPr>
                <w:sz w:val="16"/>
                <w:szCs w:val="16"/>
                <w:lang w:val="en-US"/>
              </w:rPr>
            </w:pPr>
            <w:r w:rsidRPr="00063550">
              <w:rPr>
                <w:sz w:val="16"/>
                <w:szCs w:val="16"/>
                <w:lang w:val="en-US"/>
              </w:rPr>
              <w:t>4.09</w:t>
            </w:r>
          </w:p>
        </w:tc>
      </w:tr>
      <w:tr w:rsidR="00664B76" w:rsidRPr="00063550" w14:paraId="0679B1FA" w14:textId="77777777">
        <w:trPr>
          <w:trHeight w:val="515"/>
        </w:trPr>
        <w:tc>
          <w:tcPr>
            <w:tcW w:w="1067" w:type="dxa"/>
            <w:shd w:val="clear" w:color="auto" w:fill="D9D9D9"/>
            <w:tcMar>
              <w:top w:w="100" w:type="dxa"/>
              <w:left w:w="100" w:type="dxa"/>
              <w:bottom w:w="100" w:type="dxa"/>
              <w:right w:w="100" w:type="dxa"/>
            </w:tcMar>
          </w:tcPr>
          <w:p w14:paraId="11BD26C3" w14:textId="77777777" w:rsidR="00664B76" w:rsidRPr="00063550" w:rsidRDefault="00D0720A">
            <w:pPr>
              <w:widowControl w:val="0"/>
              <w:rPr>
                <w:sz w:val="16"/>
                <w:szCs w:val="16"/>
                <w:lang w:val="en-US"/>
              </w:rPr>
            </w:pPr>
            <w:commentRangeStart w:id="204"/>
            <w:r w:rsidRPr="00063550">
              <w:rPr>
                <w:sz w:val="16"/>
                <w:szCs w:val="16"/>
                <w:lang w:val="en-US"/>
              </w:rPr>
              <w:t>2</w:t>
            </w:r>
            <w:commentRangeEnd w:id="204"/>
            <w:r w:rsidR="00EA4812">
              <w:rPr>
                <w:rStyle w:val="CommentReference"/>
              </w:rPr>
              <w:commentReference w:id="204"/>
            </w:r>
          </w:p>
        </w:tc>
        <w:tc>
          <w:tcPr>
            <w:tcW w:w="1500" w:type="dxa"/>
            <w:shd w:val="clear" w:color="auto" w:fill="D9D9D9"/>
            <w:tcMar>
              <w:top w:w="100" w:type="dxa"/>
              <w:left w:w="100" w:type="dxa"/>
              <w:bottom w:w="100" w:type="dxa"/>
              <w:right w:w="100" w:type="dxa"/>
            </w:tcMar>
          </w:tcPr>
          <w:p w14:paraId="2084BC57" w14:textId="77777777" w:rsidR="00664B76" w:rsidRPr="00063550" w:rsidRDefault="00D0720A">
            <w:pPr>
              <w:widowControl w:val="0"/>
              <w:rPr>
                <w:sz w:val="16"/>
                <w:szCs w:val="16"/>
                <w:lang w:val="en-US"/>
              </w:rPr>
            </w:pPr>
            <w:r w:rsidRPr="00063550">
              <w:rPr>
                <w:sz w:val="16"/>
                <w:szCs w:val="16"/>
                <w:lang w:val="en-US"/>
              </w:rPr>
              <w:t>16.36</w:t>
            </w:r>
          </w:p>
        </w:tc>
        <w:tc>
          <w:tcPr>
            <w:tcW w:w="1395" w:type="dxa"/>
            <w:shd w:val="clear" w:color="auto" w:fill="D9D9D9"/>
            <w:tcMar>
              <w:top w:w="100" w:type="dxa"/>
              <w:left w:w="100" w:type="dxa"/>
              <w:bottom w:w="100" w:type="dxa"/>
              <w:right w:w="100" w:type="dxa"/>
            </w:tcMar>
          </w:tcPr>
          <w:p w14:paraId="1F3A239C" w14:textId="77777777" w:rsidR="00664B76" w:rsidRPr="00063550" w:rsidRDefault="00D0720A">
            <w:pPr>
              <w:widowControl w:val="0"/>
              <w:rPr>
                <w:sz w:val="16"/>
                <w:szCs w:val="16"/>
                <w:lang w:val="en-US"/>
              </w:rPr>
            </w:pPr>
            <w:r w:rsidRPr="00063550">
              <w:rPr>
                <w:sz w:val="16"/>
                <w:szCs w:val="16"/>
                <w:lang w:val="en-US"/>
              </w:rPr>
              <w:t>65.27</w:t>
            </w:r>
          </w:p>
        </w:tc>
        <w:tc>
          <w:tcPr>
            <w:tcW w:w="1125" w:type="dxa"/>
            <w:shd w:val="clear" w:color="auto" w:fill="D9D9D9"/>
            <w:tcMar>
              <w:top w:w="100" w:type="dxa"/>
              <w:left w:w="100" w:type="dxa"/>
              <w:bottom w:w="100" w:type="dxa"/>
              <w:right w:w="100" w:type="dxa"/>
            </w:tcMar>
          </w:tcPr>
          <w:p w14:paraId="1474CE86" w14:textId="77777777" w:rsidR="00664B76" w:rsidRPr="00063550" w:rsidRDefault="00D0720A">
            <w:pPr>
              <w:widowControl w:val="0"/>
              <w:rPr>
                <w:sz w:val="16"/>
                <w:szCs w:val="16"/>
                <w:lang w:val="en-US"/>
              </w:rPr>
            </w:pPr>
            <w:r w:rsidRPr="00063550">
              <w:rPr>
                <w:sz w:val="16"/>
                <w:szCs w:val="16"/>
                <w:lang w:val="en-US"/>
              </w:rPr>
              <w:t>3.99</w:t>
            </w:r>
          </w:p>
        </w:tc>
        <w:tc>
          <w:tcPr>
            <w:tcW w:w="1095" w:type="dxa"/>
            <w:shd w:val="clear" w:color="auto" w:fill="D9D9D9"/>
            <w:tcMar>
              <w:top w:w="100" w:type="dxa"/>
              <w:left w:w="100" w:type="dxa"/>
              <w:bottom w:w="100" w:type="dxa"/>
              <w:right w:w="100" w:type="dxa"/>
            </w:tcMar>
          </w:tcPr>
          <w:p w14:paraId="60239CA8" w14:textId="77777777" w:rsidR="00664B76" w:rsidRPr="00063550" w:rsidRDefault="00D0720A">
            <w:pPr>
              <w:widowControl w:val="0"/>
              <w:rPr>
                <w:sz w:val="16"/>
                <w:szCs w:val="16"/>
                <w:lang w:val="en-US"/>
              </w:rPr>
            </w:pPr>
            <w:r w:rsidRPr="00063550">
              <w:rPr>
                <w:sz w:val="16"/>
                <w:szCs w:val="16"/>
                <w:lang w:val="en-US"/>
              </w:rPr>
              <w:t>3.10</w:t>
            </w:r>
          </w:p>
        </w:tc>
        <w:tc>
          <w:tcPr>
            <w:tcW w:w="900" w:type="dxa"/>
            <w:shd w:val="clear" w:color="auto" w:fill="D9D9D9"/>
            <w:tcMar>
              <w:top w:w="100" w:type="dxa"/>
              <w:left w:w="100" w:type="dxa"/>
              <w:bottom w:w="100" w:type="dxa"/>
              <w:right w:w="100" w:type="dxa"/>
            </w:tcMar>
          </w:tcPr>
          <w:p w14:paraId="513DB8CA" w14:textId="77777777" w:rsidR="00664B76" w:rsidRPr="00063550" w:rsidRDefault="00D0720A">
            <w:pPr>
              <w:widowControl w:val="0"/>
              <w:rPr>
                <w:sz w:val="16"/>
                <w:szCs w:val="16"/>
                <w:lang w:val="en-US"/>
              </w:rPr>
            </w:pPr>
            <w:r w:rsidRPr="00063550">
              <w:rPr>
                <w:sz w:val="16"/>
                <w:szCs w:val="16"/>
                <w:lang w:val="en-US"/>
              </w:rPr>
              <w:t>2.56</w:t>
            </w:r>
          </w:p>
        </w:tc>
        <w:tc>
          <w:tcPr>
            <w:tcW w:w="1095" w:type="dxa"/>
            <w:shd w:val="clear" w:color="auto" w:fill="D9D9D9"/>
            <w:tcMar>
              <w:top w:w="100" w:type="dxa"/>
              <w:left w:w="100" w:type="dxa"/>
              <w:bottom w:w="100" w:type="dxa"/>
              <w:right w:w="100" w:type="dxa"/>
            </w:tcMar>
          </w:tcPr>
          <w:p w14:paraId="47E6FC77" w14:textId="77777777" w:rsidR="00664B76" w:rsidRPr="00063550" w:rsidRDefault="00D0720A">
            <w:pPr>
              <w:widowControl w:val="0"/>
              <w:rPr>
                <w:sz w:val="16"/>
                <w:szCs w:val="16"/>
                <w:lang w:val="en-US"/>
              </w:rPr>
            </w:pPr>
            <w:r w:rsidRPr="00063550">
              <w:rPr>
                <w:sz w:val="16"/>
                <w:szCs w:val="16"/>
                <w:lang w:val="en-US"/>
              </w:rPr>
              <w:t>60.00</w:t>
            </w:r>
          </w:p>
        </w:tc>
        <w:tc>
          <w:tcPr>
            <w:tcW w:w="1208" w:type="dxa"/>
            <w:shd w:val="clear" w:color="auto" w:fill="D9D9D9"/>
            <w:tcMar>
              <w:top w:w="100" w:type="dxa"/>
              <w:left w:w="100" w:type="dxa"/>
              <w:bottom w:w="100" w:type="dxa"/>
              <w:right w:w="100" w:type="dxa"/>
            </w:tcMar>
          </w:tcPr>
          <w:p w14:paraId="03704E55" w14:textId="77777777" w:rsidR="00664B76" w:rsidRPr="00063550" w:rsidRDefault="00D0720A">
            <w:pPr>
              <w:widowControl w:val="0"/>
              <w:rPr>
                <w:sz w:val="16"/>
                <w:szCs w:val="16"/>
                <w:lang w:val="en-US"/>
              </w:rPr>
            </w:pPr>
            <w:r w:rsidRPr="00063550">
              <w:rPr>
                <w:sz w:val="16"/>
                <w:szCs w:val="16"/>
                <w:lang w:val="en-US"/>
              </w:rPr>
              <w:t>3.67</w:t>
            </w:r>
          </w:p>
        </w:tc>
      </w:tr>
      <w:tr w:rsidR="00664B76" w:rsidRPr="00063550" w14:paraId="18F9F5E0" w14:textId="77777777">
        <w:trPr>
          <w:trHeight w:val="515"/>
        </w:trPr>
        <w:tc>
          <w:tcPr>
            <w:tcW w:w="1067" w:type="dxa"/>
            <w:tcMar>
              <w:top w:w="100" w:type="dxa"/>
              <w:left w:w="100" w:type="dxa"/>
              <w:bottom w:w="100" w:type="dxa"/>
              <w:right w:w="100" w:type="dxa"/>
            </w:tcMar>
          </w:tcPr>
          <w:p w14:paraId="05AD85E9" w14:textId="77777777" w:rsidR="00664B76" w:rsidRPr="00063550" w:rsidRDefault="00D0720A">
            <w:pPr>
              <w:widowControl w:val="0"/>
              <w:rPr>
                <w:sz w:val="16"/>
                <w:szCs w:val="16"/>
                <w:lang w:val="en-US"/>
              </w:rPr>
            </w:pPr>
            <w:r w:rsidRPr="00063550">
              <w:rPr>
                <w:sz w:val="16"/>
                <w:szCs w:val="16"/>
                <w:lang w:val="en-US"/>
              </w:rPr>
              <w:t>3</w:t>
            </w:r>
          </w:p>
        </w:tc>
        <w:tc>
          <w:tcPr>
            <w:tcW w:w="1500" w:type="dxa"/>
            <w:tcMar>
              <w:top w:w="100" w:type="dxa"/>
              <w:left w:w="100" w:type="dxa"/>
              <w:bottom w:w="100" w:type="dxa"/>
              <w:right w:w="100" w:type="dxa"/>
            </w:tcMar>
          </w:tcPr>
          <w:p w14:paraId="6CF6F70F" w14:textId="77777777" w:rsidR="00664B76" w:rsidRPr="00063550" w:rsidRDefault="00D0720A">
            <w:pPr>
              <w:widowControl w:val="0"/>
              <w:rPr>
                <w:sz w:val="16"/>
                <w:szCs w:val="16"/>
                <w:lang w:val="en-US"/>
              </w:rPr>
            </w:pPr>
            <w:r w:rsidRPr="00063550">
              <w:rPr>
                <w:sz w:val="16"/>
                <w:szCs w:val="16"/>
                <w:lang w:val="en-US"/>
              </w:rPr>
              <w:t>16.09</w:t>
            </w:r>
          </w:p>
        </w:tc>
        <w:tc>
          <w:tcPr>
            <w:tcW w:w="1395" w:type="dxa"/>
            <w:tcMar>
              <w:top w:w="100" w:type="dxa"/>
              <w:left w:w="100" w:type="dxa"/>
              <w:bottom w:w="100" w:type="dxa"/>
              <w:right w:w="100" w:type="dxa"/>
            </w:tcMar>
          </w:tcPr>
          <w:p w14:paraId="5970FC39" w14:textId="77777777" w:rsidR="00664B76" w:rsidRPr="00063550" w:rsidRDefault="00D0720A">
            <w:pPr>
              <w:widowControl w:val="0"/>
              <w:rPr>
                <w:sz w:val="16"/>
                <w:szCs w:val="16"/>
                <w:lang w:val="en-US"/>
              </w:rPr>
            </w:pPr>
            <w:r w:rsidRPr="00063550">
              <w:rPr>
                <w:sz w:val="16"/>
                <w:szCs w:val="16"/>
                <w:lang w:val="en-US"/>
              </w:rPr>
              <w:t>42.40</w:t>
            </w:r>
          </w:p>
        </w:tc>
        <w:tc>
          <w:tcPr>
            <w:tcW w:w="1125" w:type="dxa"/>
            <w:tcMar>
              <w:top w:w="100" w:type="dxa"/>
              <w:left w:w="100" w:type="dxa"/>
              <w:bottom w:w="100" w:type="dxa"/>
              <w:right w:w="100" w:type="dxa"/>
            </w:tcMar>
          </w:tcPr>
          <w:p w14:paraId="5E89079F" w14:textId="77777777" w:rsidR="00664B76" w:rsidRPr="00063550" w:rsidRDefault="00D0720A">
            <w:pPr>
              <w:widowControl w:val="0"/>
              <w:rPr>
                <w:sz w:val="16"/>
                <w:szCs w:val="16"/>
                <w:lang w:val="en-US"/>
              </w:rPr>
            </w:pPr>
            <w:r w:rsidRPr="00063550">
              <w:rPr>
                <w:sz w:val="16"/>
                <w:szCs w:val="16"/>
                <w:lang w:val="en-US"/>
              </w:rPr>
              <w:t>2.64</w:t>
            </w:r>
          </w:p>
        </w:tc>
        <w:tc>
          <w:tcPr>
            <w:tcW w:w="1095" w:type="dxa"/>
            <w:tcMar>
              <w:top w:w="100" w:type="dxa"/>
              <w:left w:w="100" w:type="dxa"/>
              <w:bottom w:w="100" w:type="dxa"/>
              <w:right w:w="100" w:type="dxa"/>
            </w:tcMar>
          </w:tcPr>
          <w:p w14:paraId="49F654B3" w14:textId="77777777" w:rsidR="00664B76" w:rsidRPr="00063550" w:rsidRDefault="00D0720A">
            <w:pPr>
              <w:widowControl w:val="0"/>
              <w:rPr>
                <w:sz w:val="16"/>
                <w:szCs w:val="16"/>
                <w:lang w:val="en-US"/>
              </w:rPr>
            </w:pPr>
            <w:r w:rsidRPr="00063550">
              <w:rPr>
                <w:sz w:val="16"/>
                <w:szCs w:val="16"/>
                <w:lang w:val="en-US"/>
              </w:rPr>
              <w:t>3.15</w:t>
            </w:r>
          </w:p>
        </w:tc>
        <w:tc>
          <w:tcPr>
            <w:tcW w:w="900" w:type="dxa"/>
            <w:tcMar>
              <w:top w:w="100" w:type="dxa"/>
              <w:left w:w="100" w:type="dxa"/>
              <w:bottom w:w="100" w:type="dxa"/>
              <w:right w:w="100" w:type="dxa"/>
            </w:tcMar>
          </w:tcPr>
          <w:p w14:paraId="0A1C2D20" w14:textId="77777777" w:rsidR="00664B76" w:rsidRPr="00063550" w:rsidRDefault="00D0720A">
            <w:pPr>
              <w:widowControl w:val="0"/>
              <w:rPr>
                <w:sz w:val="16"/>
                <w:szCs w:val="16"/>
                <w:lang w:val="en-US"/>
              </w:rPr>
            </w:pPr>
            <w:r w:rsidRPr="00063550">
              <w:rPr>
                <w:sz w:val="16"/>
                <w:szCs w:val="16"/>
                <w:lang w:val="en-US"/>
              </w:rPr>
              <w:t>2.26</w:t>
            </w:r>
          </w:p>
        </w:tc>
        <w:tc>
          <w:tcPr>
            <w:tcW w:w="1095" w:type="dxa"/>
            <w:tcMar>
              <w:top w:w="100" w:type="dxa"/>
              <w:left w:w="100" w:type="dxa"/>
              <w:bottom w:w="100" w:type="dxa"/>
              <w:right w:w="100" w:type="dxa"/>
            </w:tcMar>
          </w:tcPr>
          <w:p w14:paraId="75FBCCC9" w14:textId="77777777" w:rsidR="00664B76" w:rsidRPr="00063550" w:rsidRDefault="00D0720A">
            <w:pPr>
              <w:widowControl w:val="0"/>
              <w:rPr>
                <w:sz w:val="16"/>
                <w:szCs w:val="16"/>
                <w:lang w:val="en-US"/>
              </w:rPr>
            </w:pPr>
            <w:r w:rsidRPr="00063550">
              <w:rPr>
                <w:sz w:val="16"/>
                <w:szCs w:val="16"/>
                <w:lang w:val="en-US"/>
              </w:rPr>
              <w:t>64.00</w:t>
            </w:r>
          </w:p>
        </w:tc>
        <w:tc>
          <w:tcPr>
            <w:tcW w:w="1208" w:type="dxa"/>
            <w:tcMar>
              <w:top w:w="100" w:type="dxa"/>
              <w:left w:w="100" w:type="dxa"/>
              <w:bottom w:w="100" w:type="dxa"/>
              <w:right w:w="100" w:type="dxa"/>
            </w:tcMar>
          </w:tcPr>
          <w:p w14:paraId="57EC22A5" w14:textId="77777777" w:rsidR="00664B76" w:rsidRPr="00063550" w:rsidRDefault="00D0720A">
            <w:pPr>
              <w:widowControl w:val="0"/>
              <w:rPr>
                <w:sz w:val="16"/>
                <w:szCs w:val="16"/>
                <w:lang w:val="en-US"/>
              </w:rPr>
            </w:pPr>
            <w:r w:rsidRPr="00063550">
              <w:rPr>
                <w:sz w:val="16"/>
                <w:szCs w:val="16"/>
                <w:lang w:val="en-US"/>
              </w:rPr>
              <w:t>3.98</w:t>
            </w:r>
          </w:p>
        </w:tc>
      </w:tr>
      <w:tr w:rsidR="00664B76" w:rsidRPr="00063550" w14:paraId="69EEF391" w14:textId="77777777">
        <w:trPr>
          <w:trHeight w:val="515"/>
        </w:trPr>
        <w:tc>
          <w:tcPr>
            <w:tcW w:w="1067" w:type="dxa"/>
            <w:shd w:val="clear" w:color="auto" w:fill="D9D9D9"/>
            <w:tcMar>
              <w:top w:w="100" w:type="dxa"/>
              <w:left w:w="100" w:type="dxa"/>
              <w:bottom w:w="100" w:type="dxa"/>
              <w:right w:w="100" w:type="dxa"/>
            </w:tcMar>
          </w:tcPr>
          <w:p w14:paraId="485A555C" w14:textId="77777777" w:rsidR="00664B76" w:rsidRPr="00063550" w:rsidRDefault="00D0720A">
            <w:pPr>
              <w:widowControl w:val="0"/>
              <w:rPr>
                <w:sz w:val="16"/>
                <w:szCs w:val="16"/>
                <w:lang w:val="en-US"/>
              </w:rPr>
            </w:pPr>
            <w:r w:rsidRPr="00063550">
              <w:rPr>
                <w:sz w:val="16"/>
                <w:szCs w:val="16"/>
                <w:lang w:val="en-US"/>
              </w:rPr>
              <w:t>4</w:t>
            </w:r>
          </w:p>
        </w:tc>
        <w:tc>
          <w:tcPr>
            <w:tcW w:w="1500" w:type="dxa"/>
            <w:shd w:val="clear" w:color="auto" w:fill="D9D9D9"/>
            <w:tcMar>
              <w:top w:w="100" w:type="dxa"/>
              <w:left w:w="100" w:type="dxa"/>
              <w:bottom w:w="100" w:type="dxa"/>
              <w:right w:w="100" w:type="dxa"/>
            </w:tcMar>
          </w:tcPr>
          <w:p w14:paraId="4C899319" w14:textId="77777777" w:rsidR="00664B76" w:rsidRPr="00063550" w:rsidRDefault="00D0720A">
            <w:pPr>
              <w:widowControl w:val="0"/>
              <w:rPr>
                <w:sz w:val="16"/>
                <w:szCs w:val="16"/>
                <w:lang w:val="en-US"/>
              </w:rPr>
            </w:pPr>
            <w:r w:rsidRPr="00063550">
              <w:rPr>
                <w:sz w:val="16"/>
                <w:szCs w:val="16"/>
                <w:lang w:val="en-US"/>
              </w:rPr>
              <w:t>16.00</w:t>
            </w:r>
          </w:p>
        </w:tc>
        <w:tc>
          <w:tcPr>
            <w:tcW w:w="1395" w:type="dxa"/>
            <w:shd w:val="clear" w:color="auto" w:fill="D9D9D9"/>
            <w:tcMar>
              <w:top w:w="100" w:type="dxa"/>
              <w:left w:w="100" w:type="dxa"/>
              <w:bottom w:w="100" w:type="dxa"/>
              <w:right w:w="100" w:type="dxa"/>
            </w:tcMar>
          </w:tcPr>
          <w:p w14:paraId="54DCF667" w14:textId="77777777" w:rsidR="00664B76" w:rsidRPr="00063550" w:rsidRDefault="00D0720A">
            <w:pPr>
              <w:widowControl w:val="0"/>
              <w:rPr>
                <w:sz w:val="16"/>
                <w:szCs w:val="16"/>
                <w:lang w:val="en-US"/>
              </w:rPr>
            </w:pPr>
            <w:r w:rsidRPr="00063550">
              <w:rPr>
                <w:sz w:val="16"/>
                <w:szCs w:val="16"/>
                <w:lang w:val="en-US"/>
              </w:rPr>
              <w:t>54.19</w:t>
            </w:r>
          </w:p>
        </w:tc>
        <w:tc>
          <w:tcPr>
            <w:tcW w:w="1125" w:type="dxa"/>
            <w:shd w:val="clear" w:color="auto" w:fill="D9D9D9"/>
            <w:tcMar>
              <w:top w:w="100" w:type="dxa"/>
              <w:left w:w="100" w:type="dxa"/>
              <w:bottom w:w="100" w:type="dxa"/>
              <w:right w:w="100" w:type="dxa"/>
            </w:tcMar>
          </w:tcPr>
          <w:p w14:paraId="3BE5C2D5" w14:textId="77777777" w:rsidR="00664B76" w:rsidRPr="00063550" w:rsidRDefault="00D0720A">
            <w:pPr>
              <w:widowControl w:val="0"/>
              <w:rPr>
                <w:sz w:val="16"/>
                <w:szCs w:val="16"/>
                <w:lang w:val="en-US"/>
              </w:rPr>
            </w:pPr>
            <w:r w:rsidRPr="00063550">
              <w:rPr>
                <w:sz w:val="16"/>
                <w:szCs w:val="16"/>
                <w:lang w:val="en-US"/>
              </w:rPr>
              <w:t>3.39</w:t>
            </w:r>
          </w:p>
        </w:tc>
        <w:tc>
          <w:tcPr>
            <w:tcW w:w="1095" w:type="dxa"/>
            <w:shd w:val="clear" w:color="auto" w:fill="D9D9D9"/>
            <w:tcMar>
              <w:top w:w="100" w:type="dxa"/>
              <w:left w:w="100" w:type="dxa"/>
              <w:bottom w:w="100" w:type="dxa"/>
              <w:right w:w="100" w:type="dxa"/>
            </w:tcMar>
          </w:tcPr>
          <w:p w14:paraId="7870310E" w14:textId="77777777" w:rsidR="00664B76" w:rsidRPr="00063550" w:rsidRDefault="00D0720A">
            <w:pPr>
              <w:widowControl w:val="0"/>
              <w:rPr>
                <w:sz w:val="16"/>
                <w:szCs w:val="16"/>
                <w:lang w:val="en-US"/>
              </w:rPr>
            </w:pPr>
            <w:r w:rsidRPr="00063550">
              <w:rPr>
                <w:sz w:val="16"/>
                <w:szCs w:val="16"/>
                <w:lang w:val="en-US"/>
              </w:rPr>
              <w:t>3.25</w:t>
            </w:r>
          </w:p>
        </w:tc>
        <w:tc>
          <w:tcPr>
            <w:tcW w:w="900" w:type="dxa"/>
            <w:shd w:val="clear" w:color="auto" w:fill="D9D9D9"/>
            <w:tcMar>
              <w:top w:w="100" w:type="dxa"/>
              <w:left w:w="100" w:type="dxa"/>
              <w:bottom w:w="100" w:type="dxa"/>
              <w:right w:w="100" w:type="dxa"/>
            </w:tcMar>
          </w:tcPr>
          <w:p w14:paraId="0316D176" w14:textId="77777777" w:rsidR="00664B76" w:rsidRPr="00063550" w:rsidRDefault="00D0720A">
            <w:pPr>
              <w:widowControl w:val="0"/>
              <w:rPr>
                <w:sz w:val="16"/>
                <w:szCs w:val="16"/>
                <w:lang w:val="en-US"/>
              </w:rPr>
            </w:pPr>
            <w:r w:rsidRPr="00063550">
              <w:rPr>
                <w:sz w:val="16"/>
                <w:szCs w:val="16"/>
                <w:lang w:val="en-US"/>
              </w:rPr>
              <w:t>2.15</w:t>
            </w:r>
          </w:p>
        </w:tc>
        <w:tc>
          <w:tcPr>
            <w:tcW w:w="1095" w:type="dxa"/>
            <w:shd w:val="clear" w:color="auto" w:fill="D9D9D9"/>
            <w:tcMar>
              <w:top w:w="100" w:type="dxa"/>
              <w:left w:w="100" w:type="dxa"/>
              <w:bottom w:w="100" w:type="dxa"/>
              <w:right w:w="100" w:type="dxa"/>
            </w:tcMar>
          </w:tcPr>
          <w:p w14:paraId="1D6E5A96" w14:textId="77777777" w:rsidR="00664B76" w:rsidRPr="00063550" w:rsidRDefault="00D0720A">
            <w:pPr>
              <w:widowControl w:val="0"/>
              <w:rPr>
                <w:sz w:val="16"/>
                <w:szCs w:val="16"/>
                <w:lang w:val="en-US"/>
              </w:rPr>
            </w:pPr>
            <w:r w:rsidRPr="00063550">
              <w:rPr>
                <w:sz w:val="16"/>
                <w:szCs w:val="16"/>
                <w:lang w:val="en-US"/>
              </w:rPr>
              <w:t>71.00</w:t>
            </w:r>
          </w:p>
        </w:tc>
        <w:tc>
          <w:tcPr>
            <w:tcW w:w="1208" w:type="dxa"/>
            <w:shd w:val="clear" w:color="auto" w:fill="D9D9D9"/>
            <w:tcMar>
              <w:top w:w="100" w:type="dxa"/>
              <w:left w:w="100" w:type="dxa"/>
              <w:bottom w:w="100" w:type="dxa"/>
              <w:right w:w="100" w:type="dxa"/>
            </w:tcMar>
          </w:tcPr>
          <w:p w14:paraId="2D95E13F" w14:textId="77777777" w:rsidR="00664B76" w:rsidRPr="00063550" w:rsidRDefault="00D0720A">
            <w:pPr>
              <w:widowControl w:val="0"/>
              <w:rPr>
                <w:sz w:val="16"/>
                <w:szCs w:val="16"/>
                <w:lang w:val="en-US"/>
              </w:rPr>
            </w:pPr>
            <w:r w:rsidRPr="00063550">
              <w:rPr>
                <w:sz w:val="16"/>
                <w:szCs w:val="16"/>
                <w:lang w:val="en-US"/>
              </w:rPr>
              <w:t>4.44</w:t>
            </w:r>
          </w:p>
        </w:tc>
      </w:tr>
      <w:tr w:rsidR="00664B76" w:rsidRPr="00063550" w14:paraId="27146625" w14:textId="77777777">
        <w:trPr>
          <w:trHeight w:val="515"/>
        </w:trPr>
        <w:tc>
          <w:tcPr>
            <w:tcW w:w="1067" w:type="dxa"/>
            <w:tcMar>
              <w:top w:w="100" w:type="dxa"/>
              <w:left w:w="100" w:type="dxa"/>
              <w:bottom w:w="100" w:type="dxa"/>
              <w:right w:w="100" w:type="dxa"/>
            </w:tcMar>
          </w:tcPr>
          <w:p w14:paraId="0F02FF09" w14:textId="77777777" w:rsidR="00664B76" w:rsidRPr="00063550" w:rsidRDefault="00D0720A">
            <w:pPr>
              <w:widowControl w:val="0"/>
              <w:rPr>
                <w:sz w:val="16"/>
                <w:szCs w:val="16"/>
                <w:lang w:val="en-US"/>
              </w:rPr>
            </w:pPr>
            <w:r w:rsidRPr="00063550">
              <w:rPr>
                <w:sz w:val="16"/>
                <w:szCs w:val="16"/>
                <w:lang w:val="en-US"/>
              </w:rPr>
              <w:t>5</w:t>
            </w:r>
          </w:p>
        </w:tc>
        <w:tc>
          <w:tcPr>
            <w:tcW w:w="1500" w:type="dxa"/>
            <w:tcMar>
              <w:top w:w="100" w:type="dxa"/>
              <w:left w:w="100" w:type="dxa"/>
              <w:bottom w:w="100" w:type="dxa"/>
              <w:right w:w="100" w:type="dxa"/>
            </w:tcMar>
          </w:tcPr>
          <w:p w14:paraId="00FEAB54" w14:textId="77777777" w:rsidR="00664B76" w:rsidRPr="00063550" w:rsidRDefault="00D0720A">
            <w:pPr>
              <w:widowControl w:val="0"/>
              <w:rPr>
                <w:sz w:val="16"/>
                <w:szCs w:val="16"/>
                <w:lang w:val="en-US"/>
              </w:rPr>
            </w:pPr>
            <w:r w:rsidRPr="00063550">
              <w:rPr>
                <w:sz w:val="16"/>
                <w:szCs w:val="16"/>
                <w:lang w:val="en-US"/>
              </w:rPr>
              <w:t>15.95</w:t>
            </w:r>
          </w:p>
        </w:tc>
        <w:tc>
          <w:tcPr>
            <w:tcW w:w="1395" w:type="dxa"/>
            <w:tcMar>
              <w:top w:w="100" w:type="dxa"/>
              <w:left w:w="100" w:type="dxa"/>
              <w:bottom w:w="100" w:type="dxa"/>
              <w:right w:w="100" w:type="dxa"/>
            </w:tcMar>
          </w:tcPr>
          <w:p w14:paraId="44FF6BB0" w14:textId="77777777" w:rsidR="00664B76" w:rsidRPr="00063550" w:rsidRDefault="00D0720A">
            <w:pPr>
              <w:widowControl w:val="0"/>
              <w:rPr>
                <w:sz w:val="16"/>
                <w:szCs w:val="16"/>
                <w:lang w:val="en-US"/>
              </w:rPr>
            </w:pPr>
            <w:r w:rsidRPr="00063550">
              <w:rPr>
                <w:sz w:val="16"/>
                <w:szCs w:val="16"/>
                <w:lang w:val="en-US"/>
              </w:rPr>
              <w:t>42.86</w:t>
            </w:r>
          </w:p>
        </w:tc>
        <w:tc>
          <w:tcPr>
            <w:tcW w:w="1125" w:type="dxa"/>
            <w:tcMar>
              <w:top w:w="100" w:type="dxa"/>
              <w:left w:w="100" w:type="dxa"/>
              <w:bottom w:w="100" w:type="dxa"/>
              <w:right w:w="100" w:type="dxa"/>
            </w:tcMar>
          </w:tcPr>
          <w:p w14:paraId="15D3254B" w14:textId="77777777" w:rsidR="00664B76" w:rsidRPr="00063550" w:rsidRDefault="00D0720A">
            <w:pPr>
              <w:widowControl w:val="0"/>
              <w:rPr>
                <w:sz w:val="16"/>
                <w:szCs w:val="16"/>
                <w:lang w:val="en-US"/>
              </w:rPr>
            </w:pPr>
            <w:r w:rsidRPr="00063550">
              <w:rPr>
                <w:sz w:val="16"/>
                <w:szCs w:val="16"/>
                <w:lang w:val="en-US"/>
              </w:rPr>
              <w:t>2.69</w:t>
            </w:r>
          </w:p>
        </w:tc>
        <w:tc>
          <w:tcPr>
            <w:tcW w:w="1095" w:type="dxa"/>
            <w:tcMar>
              <w:top w:w="100" w:type="dxa"/>
              <w:left w:w="100" w:type="dxa"/>
              <w:bottom w:w="100" w:type="dxa"/>
              <w:right w:w="100" w:type="dxa"/>
            </w:tcMar>
          </w:tcPr>
          <w:p w14:paraId="604A71D4" w14:textId="77777777" w:rsidR="00664B76" w:rsidRPr="00063550" w:rsidRDefault="00D0720A">
            <w:pPr>
              <w:widowControl w:val="0"/>
              <w:rPr>
                <w:sz w:val="16"/>
                <w:szCs w:val="16"/>
                <w:lang w:val="en-US"/>
              </w:rPr>
            </w:pPr>
            <w:r w:rsidRPr="00063550">
              <w:rPr>
                <w:sz w:val="16"/>
                <w:szCs w:val="16"/>
                <w:lang w:val="en-US"/>
              </w:rPr>
              <w:t>3.13</w:t>
            </w:r>
          </w:p>
        </w:tc>
        <w:tc>
          <w:tcPr>
            <w:tcW w:w="900" w:type="dxa"/>
            <w:tcMar>
              <w:top w:w="100" w:type="dxa"/>
              <w:left w:w="100" w:type="dxa"/>
              <w:bottom w:w="100" w:type="dxa"/>
              <w:right w:w="100" w:type="dxa"/>
            </w:tcMar>
          </w:tcPr>
          <w:p w14:paraId="22FDCC13" w14:textId="77777777" w:rsidR="00664B76" w:rsidRPr="00063550" w:rsidRDefault="00D0720A">
            <w:pPr>
              <w:widowControl w:val="0"/>
              <w:rPr>
                <w:sz w:val="16"/>
                <w:szCs w:val="16"/>
                <w:lang w:val="en-US"/>
              </w:rPr>
            </w:pPr>
            <w:r w:rsidRPr="00063550">
              <w:rPr>
                <w:sz w:val="16"/>
                <w:szCs w:val="16"/>
                <w:lang w:val="en-US"/>
              </w:rPr>
              <w:t>2.64</w:t>
            </w:r>
          </w:p>
        </w:tc>
        <w:tc>
          <w:tcPr>
            <w:tcW w:w="1095" w:type="dxa"/>
            <w:tcMar>
              <w:top w:w="100" w:type="dxa"/>
              <w:left w:w="100" w:type="dxa"/>
              <w:bottom w:w="100" w:type="dxa"/>
              <w:right w:w="100" w:type="dxa"/>
            </w:tcMar>
          </w:tcPr>
          <w:p w14:paraId="7D8ACA9E" w14:textId="77777777" w:rsidR="00664B76" w:rsidRPr="00063550" w:rsidRDefault="00D0720A">
            <w:pPr>
              <w:widowControl w:val="0"/>
              <w:rPr>
                <w:sz w:val="16"/>
                <w:szCs w:val="16"/>
                <w:lang w:val="en-US"/>
              </w:rPr>
            </w:pPr>
            <w:r w:rsidRPr="00063550">
              <w:rPr>
                <w:sz w:val="16"/>
                <w:szCs w:val="16"/>
                <w:lang w:val="en-US"/>
              </w:rPr>
              <w:t>44.00</w:t>
            </w:r>
          </w:p>
        </w:tc>
        <w:tc>
          <w:tcPr>
            <w:tcW w:w="1208" w:type="dxa"/>
            <w:tcMar>
              <w:top w:w="100" w:type="dxa"/>
              <w:left w:w="100" w:type="dxa"/>
              <w:bottom w:w="100" w:type="dxa"/>
              <w:right w:w="100" w:type="dxa"/>
            </w:tcMar>
          </w:tcPr>
          <w:p w14:paraId="508C07CF" w14:textId="77777777" w:rsidR="00664B76" w:rsidRPr="00063550" w:rsidRDefault="00D0720A">
            <w:pPr>
              <w:widowControl w:val="0"/>
              <w:rPr>
                <w:sz w:val="16"/>
                <w:szCs w:val="16"/>
                <w:lang w:val="en-US"/>
              </w:rPr>
            </w:pPr>
            <w:r w:rsidRPr="00063550">
              <w:rPr>
                <w:sz w:val="16"/>
                <w:szCs w:val="16"/>
                <w:lang w:val="en-US"/>
              </w:rPr>
              <w:t>2.76</w:t>
            </w:r>
          </w:p>
        </w:tc>
      </w:tr>
      <w:tr w:rsidR="00664B76" w:rsidRPr="00063550" w14:paraId="503C7393" w14:textId="77777777">
        <w:trPr>
          <w:trHeight w:val="515"/>
        </w:trPr>
        <w:tc>
          <w:tcPr>
            <w:tcW w:w="1067" w:type="dxa"/>
            <w:shd w:val="clear" w:color="auto" w:fill="D9D9D9"/>
            <w:tcMar>
              <w:top w:w="100" w:type="dxa"/>
              <w:left w:w="100" w:type="dxa"/>
              <w:bottom w:w="100" w:type="dxa"/>
              <w:right w:w="100" w:type="dxa"/>
            </w:tcMar>
          </w:tcPr>
          <w:p w14:paraId="549F5A07" w14:textId="77777777" w:rsidR="00664B76" w:rsidRPr="00063550" w:rsidRDefault="00D0720A">
            <w:pPr>
              <w:widowControl w:val="0"/>
              <w:rPr>
                <w:sz w:val="16"/>
                <w:szCs w:val="16"/>
                <w:lang w:val="en-US"/>
              </w:rPr>
            </w:pPr>
            <w:r w:rsidRPr="00063550">
              <w:rPr>
                <w:sz w:val="16"/>
                <w:szCs w:val="16"/>
                <w:lang w:val="en-US"/>
              </w:rPr>
              <w:t>6</w:t>
            </w:r>
          </w:p>
        </w:tc>
        <w:tc>
          <w:tcPr>
            <w:tcW w:w="1500" w:type="dxa"/>
            <w:shd w:val="clear" w:color="auto" w:fill="D9D9D9"/>
            <w:tcMar>
              <w:top w:w="100" w:type="dxa"/>
              <w:left w:w="100" w:type="dxa"/>
              <w:bottom w:w="100" w:type="dxa"/>
              <w:right w:w="100" w:type="dxa"/>
            </w:tcMar>
          </w:tcPr>
          <w:p w14:paraId="004DAE6A" w14:textId="77777777" w:rsidR="00664B76" w:rsidRPr="00063550" w:rsidRDefault="00D0720A">
            <w:pPr>
              <w:widowControl w:val="0"/>
              <w:rPr>
                <w:sz w:val="16"/>
                <w:szCs w:val="16"/>
                <w:lang w:val="en-US"/>
              </w:rPr>
            </w:pPr>
            <w:r w:rsidRPr="00063550">
              <w:rPr>
                <w:sz w:val="16"/>
                <w:szCs w:val="16"/>
                <w:lang w:val="en-US"/>
              </w:rPr>
              <w:t>15.72</w:t>
            </w:r>
          </w:p>
        </w:tc>
        <w:tc>
          <w:tcPr>
            <w:tcW w:w="1395" w:type="dxa"/>
            <w:shd w:val="clear" w:color="auto" w:fill="D9D9D9"/>
            <w:tcMar>
              <w:top w:w="100" w:type="dxa"/>
              <w:left w:w="100" w:type="dxa"/>
              <w:bottom w:w="100" w:type="dxa"/>
              <w:right w:w="100" w:type="dxa"/>
            </w:tcMar>
          </w:tcPr>
          <w:p w14:paraId="3F28D341" w14:textId="77777777" w:rsidR="00664B76" w:rsidRPr="00063550" w:rsidRDefault="00D0720A">
            <w:pPr>
              <w:widowControl w:val="0"/>
              <w:rPr>
                <w:sz w:val="16"/>
                <w:szCs w:val="16"/>
                <w:lang w:val="en-US"/>
              </w:rPr>
            </w:pPr>
            <w:r w:rsidRPr="00063550">
              <w:rPr>
                <w:sz w:val="16"/>
                <w:szCs w:val="16"/>
                <w:lang w:val="en-US"/>
              </w:rPr>
              <w:t>57.56</w:t>
            </w:r>
          </w:p>
        </w:tc>
        <w:tc>
          <w:tcPr>
            <w:tcW w:w="1125" w:type="dxa"/>
            <w:shd w:val="clear" w:color="auto" w:fill="D9D9D9"/>
            <w:tcMar>
              <w:top w:w="100" w:type="dxa"/>
              <w:left w:w="100" w:type="dxa"/>
              <w:bottom w:w="100" w:type="dxa"/>
              <w:right w:w="100" w:type="dxa"/>
            </w:tcMar>
          </w:tcPr>
          <w:p w14:paraId="1C3D27AE" w14:textId="77777777" w:rsidR="00664B76" w:rsidRPr="00063550" w:rsidRDefault="00D0720A">
            <w:pPr>
              <w:widowControl w:val="0"/>
              <w:rPr>
                <w:sz w:val="16"/>
                <w:szCs w:val="16"/>
                <w:lang w:val="en-US"/>
              </w:rPr>
            </w:pPr>
            <w:r w:rsidRPr="00063550">
              <w:rPr>
                <w:sz w:val="16"/>
                <w:szCs w:val="16"/>
                <w:lang w:val="en-US"/>
              </w:rPr>
              <w:t>3.66</w:t>
            </w:r>
          </w:p>
        </w:tc>
        <w:tc>
          <w:tcPr>
            <w:tcW w:w="1095" w:type="dxa"/>
            <w:shd w:val="clear" w:color="auto" w:fill="D9D9D9"/>
            <w:tcMar>
              <w:top w:w="100" w:type="dxa"/>
              <w:left w:w="100" w:type="dxa"/>
              <w:bottom w:w="100" w:type="dxa"/>
              <w:right w:w="100" w:type="dxa"/>
            </w:tcMar>
          </w:tcPr>
          <w:p w14:paraId="7127EF83" w14:textId="77777777" w:rsidR="00664B76" w:rsidRPr="00063550" w:rsidRDefault="00D0720A">
            <w:pPr>
              <w:widowControl w:val="0"/>
              <w:rPr>
                <w:sz w:val="16"/>
                <w:szCs w:val="16"/>
                <w:lang w:val="en-US"/>
              </w:rPr>
            </w:pPr>
            <w:r w:rsidRPr="00063550">
              <w:rPr>
                <w:sz w:val="16"/>
                <w:szCs w:val="16"/>
                <w:lang w:val="en-US"/>
              </w:rPr>
              <w:t>2.64</w:t>
            </w:r>
          </w:p>
        </w:tc>
        <w:tc>
          <w:tcPr>
            <w:tcW w:w="900" w:type="dxa"/>
            <w:shd w:val="clear" w:color="auto" w:fill="D9D9D9"/>
            <w:tcMar>
              <w:top w:w="100" w:type="dxa"/>
              <w:left w:w="100" w:type="dxa"/>
              <w:bottom w:w="100" w:type="dxa"/>
              <w:right w:w="100" w:type="dxa"/>
            </w:tcMar>
          </w:tcPr>
          <w:p w14:paraId="241C625D" w14:textId="77777777" w:rsidR="00664B76" w:rsidRPr="00063550" w:rsidRDefault="00D0720A">
            <w:pPr>
              <w:widowControl w:val="0"/>
              <w:rPr>
                <w:sz w:val="16"/>
                <w:szCs w:val="16"/>
                <w:lang w:val="en-US"/>
              </w:rPr>
            </w:pPr>
            <w:r w:rsidRPr="00063550">
              <w:rPr>
                <w:sz w:val="16"/>
                <w:szCs w:val="16"/>
                <w:lang w:val="en-US"/>
              </w:rPr>
              <w:t>2.30</w:t>
            </w:r>
          </w:p>
        </w:tc>
        <w:tc>
          <w:tcPr>
            <w:tcW w:w="1095" w:type="dxa"/>
            <w:shd w:val="clear" w:color="auto" w:fill="D9D9D9"/>
            <w:tcMar>
              <w:top w:w="100" w:type="dxa"/>
              <w:left w:w="100" w:type="dxa"/>
              <w:bottom w:w="100" w:type="dxa"/>
              <w:right w:w="100" w:type="dxa"/>
            </w:tcMar>
          </w:tcPr>
          <w:p w14:paraId="6FF6414E" w14:textId="77777777" w:rsidR="00664B76" w:rsidRPr="00063550" w:rsidRDefault="00D0720A">
            <w:pPr>
              <w:widowControl w:val="0"/>
              <w:rPr>
                <w:sz w:val="16"/>
                <w:szCs w:val="16"/>
                <w:lang w:val="en-US"/>
              </w:rPr>
            </w:pPr>
            <w:r w:rsidRPr="00063550">
              <w:rPr>
                <w:sz w:val="16"/>
                <w:szCs w:val="16"/>
                <w:lang w:val="en-US"/>
              </w:rPr>
              <w:t>45.00</w:t>
            </w:r>
          </w:p>
        </w:tc>
        <w:tc>
          <w:tcPr>
            <w:tcW w:w="1208" w:type="dxa"/>
            <w:shd w:val="clear" w:color="auto" w:fill="D9D9D9"/>
            <w:tcMar>
              <w:top w:w="100" w:type="dxa"/>
              <w:left w:w="100" w:type="dxa"/>
              <w:bottom w:w="100" w:type="dxa"/>
              <w:right w:w="100" w:type="dxa"/>
            </w:tcMar>
          </w:tcPr>
          <w:p w14:paraId="55343E07" w14:textId="77777777" w:rsidR="00664B76" w:rsidRPr="00063550" w:rsidRDefault="00D0720A">
            <w:pPr>
              <w:widowControl w:val="0"/>
              <w:rPr>
                <w:sz w:val="16"/>
                <w:szCs w:val="16"/>
                <w:lang w:val="en-US"/>
              </w:rPr>
            </w:pPr>
            <w:r w:rsidRPr="00063550">
              <w:rPr>
                <w:sz w:val="16"/>
                <w:szCs w:val="16"/>
                <w:lang w:val="en-US"/>
              </w:rPr>
              <w:t>2.86</w:t>
            </w:r>
          </w:p>
        </w:tc>
      </w:tr>
      <w:tr w:rsidR="00664B76" w:rsidRPr="00063550" w14:paraId="721C1E2A" w14:textId="77777777">
        <w:trPr>
          <w:trHeight w:val="515"/>
        </w:trPr>
        <w:tc>
          <w:tcPr>
            <w:tcW w:w="1067" w:type="dxa"/>
            <w:tcMar>
              <w:top w:w="100" w:type="dxa"/>
              <w:left w:w="100" w:type="dxa"/>
              <w:bottom w:w="100" w:type="dxa"/>
              <w:right w:w="100" w:type="dxa"/>
            </w:tcMar>
          </w:tcPr>
          <w:p w14:paraId="3A2AB0DC" w14:textId="77777777" w:rsidR="00664B76" w:rsidRPr="00063550" w:rsidRDefault="00D0720A">
            <w:pPr>
              <w:widowControl w:val="0"/>
              <w:rPr>
                <w:sz w:val="16"/>
                <w:szCs w:val="16"/>
                <w:lang w:val="en-US"/>
              </w:rPr>
            </w:pPr>
            <w:r w:rsidRPr="00063550">
              <w:rPr>
                <w:sz w:val="16"/>
                <w:szCs w:val="16"/>
                <w:lang w:val="en-US"/>
              </w:rPr>
              <w:t>7</w:t>
            </w:r>
          </w:p>
        </w:tc>
        <w:tc>
          <w:tcPr>
            <w:tcW w:w="1500" w:type="dxa"/>
            <w:tcMar>
              <w:top w:w="100" w:type="dxa"/>
              <w:left w:w="100" w:type="dxa"/>
              <w:bottom w:w="100" w:type="dxa"/>
              <w:right w:w="100" w:type="dxa"/>
            </w:tcMar>
          </w:tcPr>
          <w:p w14:paraId="12CFB553" w14:textId="77777777" w:rsidR="00664B76" w:rsidRPr="00063550" w:rsidRDefault="00D0720A">
            <w:pPr>
              <w:widowControl w:val="0"/>
              <w:rPr>
                <w:sz w:val="16"/>
                <w:szCs w:val="16"/>
                <w:lang w:val="en-US"/>
              </w:rPr>
            </w:pPr>
            <w:r w:rsidRPr="00063550">
              <w:rPr>
                <w:sz w:val="16"/>
                <w:szCs w:val="16"/>
                <w:lang w:val="en-US"/>
              </w:rPr>
              <w:t>15.57</w:t>
            </w:r>
          </w:p>
        </w:tc>
        <w:tc>
          <w:tcPr>
            <w:tcW w:w="1395" w:type="dxa"/>
            <w:tcMar>
              <w:top w:w="100" w:type="dxa"/>
              <w:left w:w="100" w:type="dxa"/>
              <w:bottom w:w="100" w:type="dxa"/>
              <w:right w:w="100" w:type="dxa"/>
            </w:tcMar>
          </w:tcPr>
          <w:p w14:paraId="456BFCFB" w14:textId="77777777" w:rsidR="00664B76" w:rsidRPr="00063550" w:rsidRDefault="00D0720A">
            <w:pPr>
              <w:widowControl w:val="0"/>
              <w:rPr>
                <w:sz w:val="16"/>
                <w:szCs w:val="16"/>
                <w:lang w:val="en-US"/>
              </w:rPr>
            </w:pPr>
            <w:r w:rsidRPr="00063550">
              <w:rPr>
                <w:sz w:val="16"/>
                <w:szCs w:val="16"/>
                <w:lang w:val="en-US"/>
              </w:rPr>
              <w:t>54.07</w:t>
            </w:r>
          </w:p>
        </w:tc>
        <w:tc>
          <w:tcPr>
            <w:tcW w:w="1125" w:type="dxa"/>
            <w:tcMar>
              <w:top w:w="100" w:type="dxa"/>
              <w:left w:w="100" w:type="dxa"/>
              <w:bottom w:w="100" w:type="dxa"/>
              <w:right w:w="100" w:type="dxa"/>
            </w:tcMar>
          </w:tcPr>
          <w:p w14:paraId="5AD4FC21" w14:textId="77777777" w:rsidR="00664B76" w:rsidRPr="00063550" w:rsidRDefault="00D0720A">
            <w:pPr>
              <w:widowControl w:val="0"/>
              <w:rPr>
                <w:sz w:val="16"/>
                <w:szCs w:val="16"/>
                <w:lang w:val="en-US"/>
              </w:rPr>
            </w:pPr>
            <w:r w:rsidRPr="00063550">
              <w:rPr>
                <w:sz w:val="16"/>
                <w:szCs w:val="16"/>
                <w:lang w:val="en-US"/>
              </w:rPr>
              <w:t>3.47</w:t>
            </w:r>
          </w:p>
        </w:tc>
        <w:tc>
          <w:tcPr>
            <w:tcW w:w="1095" w:type="dxa"/>
            <w:tcMar>
              <w:top w:w="100" w:type="dxa"/>
              <w:left w:w="100" w:type="dxa"/>
              <w:bottom w:w="100" w:type="dxa"/>
              <w:right w:w="100" w:type="dxa"/>
            </w:tcMar>
          </w:tcPr>
          <w:p w14:paraId="37D95AC0" w14:textId="77777777" w:rsidR="00664B76" w:rsidRPr="00063550" w:rsidRDefault="00D0720A">
            <w:pPr>
              <w:widowControl w:val="0"/>
              <w:rPr>
                <w:sz w:val="16"/>
                <w:szCs w:val="16"/>
                <w:lang w:val="en-US"/>
              </w:rPr>
            </w:pPr>
            <w:r w:rsidRPr="00063550">
              <w:rPr>
                <w:sz w:val="16"/>
                <w:szCs w:val="16"/>
                <w:lang w:val="en-US"/>
              </w:rPr>
              <w:t>3.80</w:t>
            </w:r>
          </w:p>
        </w:tc>
        <w:tc>
          <w:tcPr>
            <w:tcW w:w="900" w:type="dxa"/>
            <w:tcMar>
              <w:top w:w="100" w:type="dxa"/>
              <w:left w:w="100" w:type="dxa"/>
              <w:bottom w:w="100" w:type="dxa"/>
              <w:right w:w="100" w:type="dxa"/>
            </w:tcMar>
          </w:tcPr>
          <w:p w14:paraId="287B4CA5" w14:textId="77777777" w:rsidR="00664B76" w:rsidRPr="00063550" w:rsidRDefault="00D0720A">
            <w:pPr>
              <w:widowControl w:val="0"/>
              <w:rPr>
                <w:sz w:val="16"/>
                <w:szCs w:val="16"/>
                <w:lang w:val="en-US"/>
              </w:rPr>
            </w:pPr>
            <w:r w:rsidRPr="00063550">
              <w:rPr>
                <w:sz w:val="16"/>
                <w:szCs w:val="16"/>
                <w:lang w:val="en-US"/>
              </w:rPr>
              <w:t>2.81</w:t>
            </w:r>
          </w:p>
        </w:tc>
        <w:tc>
          <w:tcPr>
            <w:tcW w:w="1095" w:type="dxa"/>
            <w:tcMar>
              <w:top w:w="100" w:type="dxa"/>
              <w:left w:w="100" w:type="dxa"/>
              <w:bottom w:w="100" w:type="dxa"/>
              <w:right w:w="100" w:type="dxa"/>
            </w:tcMar>
          </w:tcPr>
          <w:p w14:paraId="1D382811" w14:textId="77777777" w:rsidR="00664B76" w:rsidRPr="00063550" w:rsidRDefault="00D0720A">
            <w:pPr>
              <w:widowControl w:val="0"/>
              <w:rPr>
                <w:sz w:val="16"/>
                <w:szCs w:val="16"/>
                <w:lang w:val="en-US"/>
              </w:rPr>
            </w:pPr>
            <w:r w:rsidRPr="00063550">
              <w:rPr>
                <w:sz w:val="16"/>
                <w:szCs w:val="16"/>
                <w:lang w:val="en-US"/>
              </w:rPr>
              <w:t>61.00</w:t>
            </w:r>
          </w:p>
        </w:tc>
        <w:tc>
          <w:tcPr>
            <w:tcW w:w="1208" w:type="dxa"/>
            <w:tcMar>
              <w:top w:w="100" w:type="dxa"/>
              <w:left w:w="100" w:type="dxa"/>
              <w:bottom w:w="100" w:type="dxa"/>
              <w:right w:w="100" w:type="dxa"/>
            </w:tcMar>
          </w:tcPr>
          <w:p w14:paraId="0E65CAA7" w14:textId="77777777" w:rsidR="00664B76" w:rsidRPr="00063550" w:rsidRDefault="00D0720A">
            <w:pPr>
              <w:widowControl w:val="0"/>
              <w:rPr>
                <w:sz w:val="16"/>
                <w:szCs w:val="16"/>
                <w:lang w:val="en-US"/>
              </w:rPr>
            </w:pPr>
            <w:r w:rsidRPr="00063550">
              <w:rPr>
                <w:sz w:val="16"/>
                <w:szCs w:val="16"/>
                <w:lang w:val="en-US"/>
              </w:rPr>
              <w:t>3.92</w:t>
            </w:r>
          </w:p>
        </w:tc>
      </w:tr>
      <w:tr w:rsidR="00664B76" w:rsidRPr="00063550" w14:paraId="38234881" w14:textId="77777777">
        <w:trPr>
          <w:trHeight w:val="515"/>
        </w:trPr>
        <w:tc>
          <w:tcPr>
            <w:tcW w:w="1067" w:type="dxa"/>
            <w:shd w:val="clear" w:color="auto" w:fill="D9D9D9"/>
            <w:tcMar>
              <w:top w:w="100" w:type="dxa"/>
              <w:left w:w="100" w:type="dxa"/>
              <w:bottom w:w="100" w:type="dxa"/>
              <w:right w:w="100" w:type="dxa"/>
            </w:tcMar>
          </w:tcPr>
          <w:p w14:paraId="3BBE259F" w14:textId="77777777" w:rsidR="00664B76" w:rsidRPr="00063550" w:rsidRDefault="00D0720A">
            <w:pPr>
              <w:widowControl w:val="0"/>
              <w:rPr>
                <w:sz w:val="16"/>
                <w:szCs w:val="16"/>
                <w:lang w:val="en-US"/>
              </w:rPr>
            </w:pPr>
            <w:r w:rsidRPr="00063550">
              <w:rPr>
                <w:sz w:val="16"/>
                <w:szCs w:val="16"/>
                <w:lang w:val="en-US"/>
              </w:rPr>
              <w:t>8</w:t>
            </w:r>
          </w:p>
        </w:tc>
        <w:tc>
          <w:tcPr>
            <w:tcW w:w="1500" w:type="dxa"/>
            <w:shd w:val="clear" w:color="auto" w:fill="D9D9D9"/>
            <w:tcMar>
              <w:top w:w="100" w:type="dxa"/>
              <w:left w:w="100" w:type="dxa"/>
              <w:bottom w:w="100" w:type="dxa"/>
              <w:right w:w="100" w:type="dxa"/>
            </w:tcMar>
          </w:tcPr>
          <w:p w14:paraId="08B6220D" w14:textId="77777777" w:rsidR="00664B76" w:rsidRPr="00063550" w:rsidRDefault="00D0720A">
            <w:pPr>
              <w:widowControl w:val="0"/>
              <w:rPr>
                <w:sz w:val="16"/>
                <w:szCs w:val="16"/>
                <w:lang w:val="en-US"/>
              </w:rPr>
            </w:pPr>
            <w:r w:rsidRPr="00063550">
              <w:rPr>
                <w:sz w:val="16"/>
                <w:szCs w:val="16"/>
                <w:lang w:val="en-US"/>
              </w:rPr>
              <w:t>15.43</w:t>
            </w:r>
          </w:p>
        </w:tc>
        <w:tc>
          <w:tcPr>
            <w:tcW w:w="1395" w:type="dxa"/>
            <w:shd w:val="clear" w:color="auto" w:fill="D9D9D9"/>
            <w:tcMar>
              <w:top w:w="100" w:type="dxa"/>
              <w:left w:w="100" w:type="dxa"/>
              <w:bottom w:w="100" w:type="dxa"/>
              <w:right w:w="100" w:type="dxa"/>
            </w:tcMar>
          </w:tcPr>
          <w:p w14:paraId="4E4505AB" w14:textId="77777777" w:rsidR="00664B76" w:rsidRPr="00063550" w:rsidRDefault="00D0720A">
            <w:pPr>
              <w:widowControl w:val="0"/>
              <w:rPr>
                <w:sz w:val="16"/>
                <w:szCs w:val="16"/>
                <w:lang w:val="en-US"/>
              </w:rPr>
            </w:pPr>
            <w:r w:rsidRPr="00063550">
              <w:rPr>
                <w:sz w:val="16"/>
                <w:szCs w:val="16"/>
                <w:lang w:val="en-US"/>
              </w:rPr>
              <w:t>47.54</w:t>
            </w:r>
          </w:p>
        </w:tc>
        <w:tc>
          <w:tcPr>
            <w:tcW w:w="1125" w:type="dxa"/>
            <w:shd w:val="clear" w:color="auto" w:fill="D9D9D9"/>
            <w:tcMar>
              <w:top w:w="100" w:type="dxa"/>
              <w:left w:w="100" w:type="dxa"/>
              <w:bottom w:w="100" w:type="dxa"/>
              <w:right w:w="100" w:type="dxa"/>
            </w:tcMar>
          </w:tcPr>
          <w:p w14:paraId="48F74CC2" w14:textId="77777777" w:rsidR="00664B76" w:rsidRPr="00063550" w:rsidRDefault="00D0720A">
            <w:pPr>
              <w:widowControl w:val="0"/>
              <w:rPr>
                <w:sz w:val="16"/>
                <w:szCs w:val="16"/>
                <w:lang w:val="en-US"/>
              </w:rPr>
            </w:pPr>
            <w:r w:rsidRPr="00063550">
              <w:rPr>
                <w:sz w:val="16"/>
                <w:szCs w:val="16"/>
                <w:lang w:val="en-US"/>
              </w:rPr>
              <w:t>3.08</w:t>
            </w:r>
          </w:p>
        </w:tc>
        <w:tc>
          <w:tcPr>
            <w:tcW w:w="1095" w:type="dxa"/>
            <w:shd w:val="clear" w:color="auto" w:fill="D9D9D9"/>
            <w:tcMar>
              <w:top w:w="100" w:type="dxa"/>
              <w:left w:w="100" w:type="dxa"/>
              <w:bottom w:w="100" w:type="dxa"/>
              <w:right w:w="100" w:type="dxa"/>
            </w:tcMar>
          </w:tcPr>
          <w:p w14:paraId="52488DEF" w14:textId="77777777" w:rsidR="00664B76" w:rsidRPr="00063550" w:rsidRDefault="00D0720A">
            <w:pPr>
              <w:widowControl w:val="0"/>
              <w:rPr>
                <w:sz w:val="16"/>
                <w:szCs w:val="16"/>
                <w:lang w:val="en-US"/>
              </w:rPr>
            </w:pPr>
            <w:r w:rsidRPr="00063550">
              <w:rPr>
                <w:sz w:val="16"/>
                <w:szCs w:val="16"/>
                <w:lang w:val="en-US"/>
              </w:rPr>
              <w:t>2.97</w:t>
            </w:r>
          </w:p>
        </w:tc>
        <w:tc>
          <w:tcPr>
            <w:tcW w:w="900" w:type="dxa"/>
            <w:shd w:val="clear" w:color="auto" w:fill="D9D9D9"/>
            <w:tcMar>
              <w:top w:w="100" w:type="dxa"/>
              <w:left w:w="100" w:type="dxa"/>
              <w:bottom w:w="100" w:type="dxa"/>
              <w:right w:w="100" w:type="dxa"/>
            </w:tcMar>
          </w:tcPr>
          <w:p w14:paraId="4479F366" w14:textId="77777777" w:rsidR="00664B76" w:rsidRPr="00063550" w:rsidRDefault="00D0720A">
            <w:pPr>
              <w:widowControl w:val="0"/>
              <w:rPr>
                <w:sz w:val="16"/>
                <w:szCs w:val="16"/>
                <w:lang w:val="en-US"/>
              </w:rPr>
            </w:pPr>
            <w:r w:rsidRPr="00063550">
              <w:rPr>
                <w:sz w:val="16"/>
                <w:szCs w:val="16"/>
                <w:lang w:val="en-US"/>
              </w:rPr>
              <w:t>3.84</w:t>
            </w:r>
          </w:p>
        </w:tc>
        <w:tc>
          <w:tcPr>
            <w:tcW w:w="1095" w:type="dxa"/>
            <w:shd w:val="clear" w:color="auto" w:fill="D9D9D9"/>
            <w:tcMar>
              <w:top w:w="100" w:type="dxa"/>
              <w:left w:w="100" w:type="dxa"/>
              <w:bottom w:w="100" w:type="dxa"/>
              <w:right w:w="100" w:type="dxa"/>
            </w:tcMar>
          </w:tcPr>
          <w:p w14:paraId="157B6746" w14:textId="77777777" w:rsidR="00664B76" w:rsidRPr="00063550" w:rsidRDefault="00D0720A">
            <w:pPr>
              <w:widowControl w:val="0"/>
              <w:rPr>
                <w:sz w:val="16"/>
                <w:szCs w:val="16"/>
                <w:lang w:val="en-US"/>
              </w:rPr>
            </w:pPr>
            <w:r w:rsidRPr="00063550">
              <w:rPr>
                <w:sz w:val="16"/>
                <w:szCs w:val="16"/>
                <w:lang w:val="en-US"/>
              </w:rPr>
              <w:t>41.00</w:t>
            </w:r>
          </w:p>
        </w:tc>
        <w:tc>
          <w:tcPr>
            <w:tcW w:w="1208" w:type="dxa"/>
            <w:shd w:val="clear" w:color="auto" w:fill="D9D9D9"/>
            <w:tcMar>
              <w:top w:w="100" w:type="dxa"/>
              <w:left w:w="100" w:type="dxa"/>
              <w:bottom w:w="100" w:type="dxa"/>
              <w:right w:w="100" w:type="dxa"/>
            </w:tcMar>
          </w:tcPr>
          <w:p w14:paraId="3A35AC64" w14:textId="77777777" w:rsidR="00664B76" w:rsidRPr="00063550" w:rsidRDefault="00D0720A">
            <w:pPr>
              <w:widowControl w:val="0"/>
              <w:rPr>
                <w:sz w:val="16"/>
                <w:szCs w:val="16"/>
                <w:lang w:val="en-US"/>
              </w:rPr>
            </w:pPr>
            <w:r w:rsidRPr="00063550">
              <w:rPr>
                <w:sz w:val="16"/>
                <w:szCs w:val="16"/>
                <w:lang w:val="en-US"/>
              </w:rPr>
              <w:t>2.66</w:t>
            </w:r>
          </w:p>
        </w:tc>
      </w:tr>
      <w:tr w:rsidR="00664B76" w:rsidRPr="00063550" w14:paraId="397DF259" w14:textId="77777777">
        <w:trPr>
          <w:trHeight w:val="515"/>
        </w:trPr>
        <w:tc>
          <w:tcPr>
            <w:tcW w:w="1067" w:type="dxa"/>
            <w:tcMar>
              <w:top w:w="100" w:type="dxa"/>
              <w:left w:w="100" w:type="dxa"/>
              <w:bottom w:w="100" w:type="dxa"/>
              <w:right w:w="100" w:type="dxa"/>
            </w:tcMar>
          </w:tcPr>
          <w:p w14:paraId="3CA13DFA" w14:textId="77777777" w:rsidR="00664B76" w:rsidRPr="00063550" w:rsidRDefault="00D0720A">
            <w:pPr>
              <w:widowControl w:val="0"/>
              <w:rPr>
                <w:sz w:val="16"/>
                <w:szCs w:val="16"/>
                <w:lang w:val="en-US"/>
              </w:rPr>
            </w:pPr>
            <w:r w:rsidRPr="00063550">
              <w:rPr>
                <w:sz w:val="16"/>
                <w:szCs w:val="16"/>
                <w:lang w:val="en-US"/>
              </w:rPr>
              <w:t>9</w:t>
            </w:r>
          </w:p>
        </w:tc>
        <w:tc>
          <w:tcPr>
            <w:tcW w:w="1500" w:type="dxa"/>
            <w:tcMar>
              <w:top w:w="100" w:type="dxa"/>
              <w:left w:w="100" w:type="dxa"/>
              <w:bottom w:w="100" w:type="dxa"/>
              <w:right w:w="100" w:type="dxa"/>
            </w:tcMar>
          </w:tcPr>
          <w:p w14:paraId="10D373BE" w14:textId="77777777" w:rsidR="00664B76" w:rsidRPr="00063550" w:rsidRDefault="00D0720A">
            <w:pPr>
              <w:widowControl w:val="0"/>
              <w:rPr>
                <w:sz w:val="16"/>
                <w:szCs w:val="16"/>
                <w:lang w:val="en-US"/>
              </w:rPr>
            </w:pPr>
            <w:r w:rsidRPr="00063550">
              <w:rPr>
                <w:sz w:val="16"/>
                <w:szCs w:val="16"/>
                <w:lang w:val="en-US"/>
              </w:rPr>
              <w:t>15.30</w:t>
            </w:r>
          </w:p>
        </w:tc>
        <w:tc>
          <w:tcPr>
            <w:tcW w:w="1395" w:type="dxa"/>
            <w:tcMar>
              <w:top w:w="100" w:type="dxa"/>
              <w:left w:w="100" w:type="dxa"/>
              <w:bottom w:w="100" w:type="dxa"/>
              <w:right w:w="100" w:type="dxa"/>
            </w:tcMar>
          </w:tcPr>
          <w:p w14:paraId="1B0C0449" w14:textId="77777777" w:rsidR="00664B76" w:rsidRPr="00063550" w:rsidRDefault="00D0720A">
            <w:pPr>
              <w:widowControl w:val="0"/>
              <w:rPr>
                <w:sz w:val="16"/>
                <w:szCs w:val="16"/>
                <w:lang w:val="en-US"/>
              </w:rPr>
            </w:pPr>
            <w:r w:rsidRPr="00063550">
              <w:rPr>
                <w:sz w:val="16"/>
                <w:szCs w:val="16"/>
                <w:lang w:val="en-US"/>
              </w:rPr>
              <w:t>56.32</w:t>
            </w:r>
          </w:p>
        </w:tc>
        <w:tc>
          <w:tcPr>
            <w:tcW w:w="1125" w:type="dxa"/>
            <w:tcMar>
              <w:top w:w="100" w:type="dxa"/>
              <w:left w:w="100" w:type="dxa"/>
              <w:bottom w:w="100" w:type="dxa"/>
              <w:right w:w="100" w:type="dxa"/>
            </w:tcMar>
          </w:tcPr>
          <w:p w14:paraId="370D2A34" w14:textId="77777777" w:rsidR="00664B76" w:rsidRPr="00063550" w:rsidRDefault="00D0720A">
            <w:pPr>
              <w:widowControl w:val="0"/>
              <w:rPr>
                <w:sz w:val="16"/>
                <w:szCs w:val="16"/>
                <w:lang w:val="en-US"/>
              </w:rPr>
            </w:pPr>
            <w:r w:rsidRPr="00063550">
              <w:rPr>
                <w:sz w:val="16"/>
                <w:szCs w:val="16"/>
                <w:lang w:val="en-US"/>
              </w:rPr>
              <w:t>3.68</w:t>
            </w:r>
          </w:p>
        </w:tc>
        <w:tc>
          <w:tcPr>
            <w:tcW w:w="1095" w:type="dxa"/>
            <w:tcMar>
              <w:top w:w="100" w:type="dxa"/>
              <w:left w:w="100" w:type="dxa"/>
              <w:bottom w:w="100" w:type="dxa"/>
              <w:right w:w="100" w:type="dxa"/>
            </w:tcMar>
          </w:tcPr>
          <w:p w14:paraId="0F18E3E3" w14:textId="77777777" w:rsidR="00664B76" w:rsidRPr="00063550" w:rsidRDefault="00D0720A">
            <w:pPr>
              <w:widowControl w:val="0"/>
              <w:rPr>
                <w:sz w:val="16"/>
                <w:szCs w:val="16"/>
                <w:lang w:val="en-US"/>
              </w:rPr>
            </w:pPr>
            <w:r w:rsidRPr="00063550">
              <w:rPr>
                <w:sz w:val="16"/>
                <w:szCs w:val="16"/>
                <w:lang w:val="en-US"/>
              </w:rPr>
              <w:t>3.09</w:t>
            </w:r>
          </w:p>
        </w:tc>
        <w:tc>
          <w:tcPr>
            <w:tcW w:w="900" w:type="dxa"/>
            <w:tcMar>
              <w:top w:w="100" w:type="dxa"/>
              <w:left w:w="100" w:type="dxa"/>
              <w:bottom w:w="100" w:type="dxa"/>
              <w:right w:w="100" w:type="dxa"/>
            </w:tcMar>
          </w:tcPr>
          <w:p w14:paraId="48EB2A85" w14:textId="77777777" w:rsidR="00664B76" w:rsidRPr="00063550" w:rsidRDefault="00D0720A">
            <w:pPr>
              <w:widowControl w:val="0"/>
              <w:rPr>
                <w:sz w:val="16"/>
                <w:szCs w:val="16"/>
                <w:lang w:val="en-US"/>
              </w:rPr>
            </w:pPr>
            <w:r w:rsidRPr="00063550">
              <w:rPr>
                <w:sz w:val="16"/>
                <w:szCs w:val="16"/>
                <w:lang w:val="en-US"/>
              </w:rPr>
              <w:t>2.44</w:t>
            </w:r>
          </w:p>
        </w:tc>
        <w:tc>
          <w:tcPr>
            <w:tcW w:w="1095" w:type="dxa"/>
            <w:tcMar>
              <w:top w:w="100" w:type="dxa"/>
              <w:left w:w="100" w:type="dxa"/>
              <w:bottom w:w="100" w:type="dxa"/>
              <w:right w:w="100" w:type="dxa"/>
            </w:tcMar>
          </w:tcPr>
          <w:p w14:paraId="00CB0CDB" w14:textId="77777777" w:rsidR="00664B76" w:rsidRPr="00063550" w:rsidRDefault="00D0720A">
            <w:pPr>
              <w:widowControl w:val="0"/>
              <w:rPr>
                <w:sz w:val="16"/>
                <w:szCs w:val="16"/>
                <w:lang w:val="en-US"/>
              </w:rPr>
            </w:pPr>
            <w:r w:rsidRPr="00063550">
              <w:rPr>
                <w:sz w:val="16"/>
                <w:szCs w:val="16"/>
                <w:lang w:val="en-US"/>
              </w:rPr>
              <w:t>59.00</w:t>
            </w:r>
          </w:p>
        </w:tc>
        <w:tc>
          <w:tcPr>
            <w:tcW w:w="1208" w:type="dxa"/>
            <w:tcMar>
              <w:top w:w="100" w:type="dxa"/>
              <w:left w:w="100" w:type="dxa"/>
              <w:bottom w:w="100" w:type="dxa"/>
              <w:right w:w="100" w:type="dxa"/>
            </w:tcMar>
          </w:tcPr>
          <w:p w14:paraId="08B8ED8D" w14:textId="77777777" w:rsidR="00664B76" w:rsidRPr="00063550" w:rsidRDefault="00D0720A">
            <w:pPr>
              <w:widowControl w:val="0"/>
              <w:rPr>
                <w:sz w:val="16"/>
                <w:szCs w:val="16"/>
                <w:lang w:val="en-US"/>
              </w:rPr>
            </w:pPr>
            <w:r w:rsidRPr="00063550">
              <w:rPr>
                <w:sz w:val="16"/>
                <w:szCs w:val="16"/>
                <w:lang w:val="en-US"/>
              </w:rPr>
              <w:t>3.86</w:t>
            </w:r>
          </w:p>
        </w:tc>
      </w:tr>
      <w:tr w:rsidR="00664B76" w:rsidRPr="00063550" w14:paraId="0569D400" w14:textId="77777777">
        <w:trPr>
          <w:trHeight w:val="515"/>
        </w:trPr>
        <w:tc>
          <w:tcPr>
            <w:tcW w:w="1067" w:type="dxa"/>
            <w:shd w:val="clear" w:color="auto" w:fill="D9D9D9"/>
            <w:tcMar>
              <w:top w:w="100" w:type="dxa"/>
              <w:left w:w="100" w:type="dxa"/>
              <w:bottom w:w="100" w:type="dxa"/>
              <w:right w:w="100" w:type="dxa"/>
            </w:tcMar>
          </w:tcPr>
          <w:p w14:paraId="2FC7012F" w14:textId="77777777" w:rsidR="00664B76" w:rsidRPr="00063550" w:rsidRDefault="00D0720A">
            <w:pPr>
              <w:widowControl w:val="0"/>
              <w:rPr>
                <w:sz w:val="16"/>
                <w:szCs w:val="16"/>
                <w:lang w:val="en-US"/>
              </w:rPr>
            </w:pPr>
            <w:r w:rsidRPr="00063550">
              <w:rPr>
                <w:sz w:val="16"/>
                <w:szCs w:val="16"/>
                <w:lang w:val="en-US"/>
              </w:rPr>
              <w:t>10</w:t>
            </w:r>
          </w:p>
        </w:tc>
        <w:tc>
          <w:tcPr>
            <w:tcW w:w="1500" w:type="dxa"/>
            <w:shd w:val="clear" w:color="auto" w:fill="D9D9D9"/>
            <w:tcMar>
              <w:top w:w="100" w:type="dxa"/>
              <w:left w:w="100" w:type="dxa"/>
              <w:bottom w:w="100" w:type="dxa"/>
              <w:right w:w="100" w:type="dxa"/>
            </w:tcMar>
          </w:tcPr>
          <w:p w14:paraId="008536C1" w14:textId="77777777" w:rsidR="00664B76" w:rsidRPr="00063550" w:rsidRDefault="00D0720A">
            <w:pPr>
              <w:widowControl w:val="0"/>
              <w:rPr>
                <w:sz w:val="16"/>
                <w:szCs w:val="16"/>
                <w:lang w:val="en-US"/>
              </w:rPr>
            </w:pPr>
            <w:r w:rsidRPr="00063550">
              <w:rPr>
                <w:sz w:val="16"/>
                <w:szCs w:val="16"/>
                <w:lang w:val="en-US"/>
              </w:rPr>
              <w:t>14.95</w:t>
            </w:r>
          </w:p>
        </w:tc>
        <w:tc>
          <w:tcPr>
            <w:tcW w:w="1395" w:type="dxa"/>
            <w:shd w:val="clear" w:color="auto" w:fill="D9D9D9"/>
            <w:tcMar>
              <w:top w:w="100" w:type="dxa"/>
              <w:left w:w="100" w:type="dxa"/>
              <w:bottom w:w="100" w:type="dxa"/>
              <w:right w:w="100" w:type="dxa"/>
            </w:tcMar>
          </w:tcPr>
          <w:p w14:paraId="119232F4" w14:textId="77777777" w:rsidR="00664B76" w:rsidRPr="00063550" w:rsidRDefault="00D0720A">
            <w:pPr>
              <w:widowControl w:val="0"/>
              <w:rPr>
                <w:sz w:val="16"/>
                <w:szCs w:val="16"/>
                <w:lang w:val="en-US"/>
              </w:rPr>
            </w:pPr>
            <w:r w:rsidRPr="00063550">
              <w:rPr>
                <w:sz w:val="16"/>
                <w:szCs w:val="16"/>
                <w:lang w:val="en-US"/>
              </w:rPr>
              <w:t>54.07</w:t>
            </w:r>
          </w:p>
        </w:tc>
        <w:tc>
          <w:tcPr>
            <w:tcW w:w="1125" w:type="dxa"/>
            <w:shd w:val="clear" w:color="auto" w:fill="D9D9D9"/>
            <w:tcMar>
              <w:top w:w="100" w:type="dxa"/>
              <w:left w:w="100" w:type="dxa"/>
              <w:bottom w:w="100" w:type="dxa"/>
              <w:right w:w="100" w:type="dxa"/>
            </w:tcMar>
          </w:tcPr>
          <w:p w14:paraId="30B96DE5" w14:textId="77777777" w:rsidR="00664B76" w:rsidRPr="00063550" w:rsidRDefault="00D0720A">
            <w:pPr>
              <w:widowControl w:val="0"/>
              <w:rPr>
                <w:sz w:val="16"/>
                <w:szCs w:val="16"/>
                <w:lang w:val="en-US"/>
              </w:rPr>
            </w:pPr>
            <w:r w:rsidRPr="00063550">
              <w:rPr>
                <w:sz w:val="16"/>
                <w:szCs w:val="16"/>
                <w:lang w:val="en-US"/>
              </w:rPr>
              <w:t>3.62</w:t>
            </w:r>
          </w:p>
        </w:tc>
        <w:tc>
          <w:tcPr>
            <w:tcW w:w="1095" w:type="dxa"/>
            <w:shd w:val="clear" w:color="auto" w:fill="D9D9D9"/>
            <w:tcMar>
              <w:top w:w="100" w:type="dxa"/>
              <w:left w:w="100" w:type="dxa"/>
              <w:bottom w:w="100" w:type="dxa"/>
              <w:right w:w="100" w:type="dxa"/>
            </w:tcMar>
          </w:tcPr>
          <w:p w14:paraId="54B9B275" w14:textId="77777777" w:rsidR="00664B76" w:rsidRPr="00063550" w:rsidRDefault="00D0720A">
            <w:pPr>
              <w:widowControl w:val="0"/>
              <w:rPr>
                <w:sz w:val="16"/>
                <w:szCs w:val="16"/>
                <w:lang w:val="en-US"/>
              </w:rPr>
            </w:pPr>
            <w:r w:rsidRPr="00063550">
              <w:rPr>
                <w:sz w:val="16"/>
                <w:szCs w:val="16"/>
                <w:lang w:val="en-US"/>
              </w:rPr>
              <w:t>3.71</w:t>
            </w:r>
          </w:p>
        </w:tc>
        <w:tc>
          <w:tcPr>
            <w:tcW w:w="900" w:type="dxa"/>
            <w:shd w:val="clear" w:color="auto" w:fill="D9D9D9"/>
            <w:tcMar>
              <w:top w:w="100" w:type="dxa"/>
              <w:left w:w="100" w:type="dxa"/>
              <w:bottom w:w="100" w:type="dxa"/>
              <w:right w:w="100" w:type="dxa"/>
            </w:tcMar>
          </w:tcPr>
          <w:p w14:paraId="730026E7" w14:textId="77777777" w:rsidR="00664B76" w:rsidRPr="00063550" w:rsidRDefault="00D0720A">
            <w:pPr>
              <w:widowControl w:val="0"/>
              <w:rPr>
                <w:sz w:val="16"/>
                <w:szCs w:val="16"/>
                <w:lang w:val="en-US"/>
              </w:rPr>
            </w:pPr>
            <w:r w:rsidRPr="00063550">
              <w:rPr>
                <w:sz w:val="16"/>
                <w:szCs w:val="16"/>
                <w:lang w:val="en-US"/>
              </w:rPr>
              <w:t>2.23</w:t>
            </w:r>
          </w:p>
        </w:tc>
        <w:tc>
          <w:tcPr>
            <w:tcW w:w="1095" w:type="dxa"/>
            <w:shd w:val="clear" w:color="auto" w:fill="D9D9D9"/>
            <w:tcMar>
              <w:top w:w="100" w:type="dxa"/>
              <w:left w:w="100" w:type="dxa"/>
              <w:bottom w:w="100" w:type="dxa"/>
              <w:right w:w="100" w:type="dxa"/>
            </w:tcMar>
          </w:tcPr>
          <w:p w14:paraId="67E15FC1" w14:textId="77777777" w:rsidR="00664B76" w:rsidRPr="00063550" w:rsidRDefault="00D0720A">
            <w:pPr>
              <w:widowControl w:val="0"/>
              <w:rPr>
                <w:sz w:val="16"/>
                <w:szCs w:val="16"/>
                <w:lang w:val="en-US"/>
              </w:rPr>
            </w:pPr>
            <w:r w:rsidRPr="00063550">
              <w:rPr>
                <w:sz w:val="16"/>
                <w:szCs w:val="16"/>
                <w:lang w:val="en-US"/>
              </w:rPr>
              <w:t>26.00</w:t>
            </w:r>
          </w:p>
        </w:tc>
        <w:tc>
          <w:tcPr>
            <w:tcW w:w="1208" w:type="dxa"/>
            <w:shd w:val="clear" w:color="auto" w:fill="D9D9D9"/>
            <w:tcMar>
              <w:top w:w="100" w:type="dxa"/>
              <w:left w:w="100" w:type="dxa"/>
              <w:bottom w:w="100" w:type="dxa"/>
              <w:right w:w="100" w:type="dxa"/>
            </w:tcMar>
          </w:tcPr>
          <w:p w14:paraId="4C23686C" w14:textId="77777777" w:rsidR="00664B76" w:rsidRPr="00063550" w:rsidRDefault="00D0720A">
            <w:pPr>
              <w:widowControl w:val="0"/>
              <w:rPr>
                <w:sz w:val="16"/>
                <w:szCs w:val="16"/>
                <w:lang w:val="en-US"/>
              </w:rPr>
            </w:pPr>
            <w:r w:rsidRPr="00063550">
              <w:rPr>
                <w:sz w:val="16"/>
                <w:szCs w:val="16"/>
                <w:lang w:val="en-US"/>
              </w:rPr>
              <w:t>1.74</w:t>
            </w:r>
          </w:p>
        </w:tc>
      </w:tr>
      <w:tr w:rsidR="00664B76" w:rsidRPr="00063550" w14:paraId="2279D9A5" w14:textId="77777777">
        <w:trPr>
          <w:trHeight w:val="515"/>
        </w:trPr>
        <w:tc>
          <w:tcPr>
            <w:tcW w:w="1067" w:type="dxa"/>
            <w:tcMar>
              <w:top w:w="100" w:type="dxa"/>
              <w:left w:w="100" w:type="dxa"/>
              <w:bottom w:w="100" w:type="dxa"/>
              <w:right w:w="100" w:type="dxa"/>
            </w:tcMar>
          </w:tcPr>
          <w:p w14:paraId="47F6B288" w14:textId="77777777" w:rsidR="00664B76" w:rsidRPr="00063550" w:rsidRDefault="00D0720A">
            <w:pPr>
              <w:widowControl w:val="0"/>
              <w:rPr>
                <w:sz w:val="16"/>
                <w:szCs w:val="16"/>
                <w:lang w:val="en-US"/>
              </w:rPr>
            </w:pPr>
            <w:r w:rsidRPr="00063550">
              <w:rPr>
                <w:sz w:val="16"/>
                <w:szCs w:val="16"/>
                <w:lang w:val="en-US"/>
              </w:rPr>
              <w:t>11</w:t>
            </w:r>
          </w:p>
        </w:tc>
        <w:tc>
          <w:tcPr>
            <w:tcW w:w="1500" w:type="dxa"/>
            <w:tcMar>
              <w:top w:w="100" w:type="dxa"/>
              <w:left w:w="100" w:type="dxa"/>
              <w:bottom w:w="100" w:type="dxa"/>
              <w:right w:w="100" w:type="dxa"/>
            </w:tcMar>
          </w:tcPr>
          <w:p w14:paraId="5E2BDD87" w14:textId="77777777" w:rsidR="00664B76" w:rsidRPr="00063550" w:rsidRDefault="00D0720A">
            <w:pPr>
              <w:widowControl w:val="0"/>
              <w:rPr>
                <w:sz w:val="16"/>
                <w:szCs w:val="16"/>
                <w:lang w:val="en-US"/>
              </w:rPr>
            </w:pPr>
            <w:r w:rsidRPr="00063550">
              <w:rPr>
                <w:sz w:val="16"/>
                <w:szCs w:val="16"/>
                <w:lang w:val="en-US"/>
              </w:rPr>
              <w:t>14.87</w:t>
            </w:r>
          </w:p>
        </w:tc>
        <w:tc>
          <w:tcPr>
            <w:tcW w:w="1395" w:type="dxa"/>
            <w:tcMar>
              <w:top w:w="100" w:type="dxa"/>
              <w:left w:w="100" w:type="dxa"/>
              <w:bottom w:w="100" w:type="dxa"/>
              <w:right w:w="100" w:type="dxa"/>
            </w:tcMar>
          </w:tcPr>
          <w:p w14:paraId="53DE60E1" w14:textId="77777777" w:rsidR="00664B76" w:rsidRPr="00063550" w:rsidRDefault="00D0720A">
            <w:pPr>
              <w:widowControl w:val="0"/>
              <w:rPr>
                <w:sz w:val="16"/>
                <w:szCs w:val="16"/>
                <w:lang w:val="en-US"/>
              </w:rPr>
            </w:pPr>
            <w:r w:rsidRPr="00063550">
              <w:rPr>
                <w:sz w:val="16"/>
                <w:szCs w:val="16"/>
                <w:lang w:val="en-US"/>
              </w:rPr>
              <w:t>60.89</w:t>
            </w:r>
          </w:p>
        </w:tc>
        <w:tc>
          <w:tcPr>
            <w:tcW w:w="1125" w:type="dxa"/>
            <w:tcMar>
              <w:top w:w="100" w:type="dxa"/>
              <w:left w:w="100" w:type="dxa"/>
              <w:bottom w:w="100" w:type="dxa"/>
              <w:right w:w="100" w:type="dxa"/>
            </w:tcMar>
          </w:tcPr>
          <w:p w14:paraId="1537739A" w14:textId="77777777" w:rsidR="00664B76" w:rsidRPr="00063550" w:rsidRDefault="00D0720A">
            <w:pPr>
              <w:widowControl w:val="0"/>
              <w:rPr>
                <w:sz w:val="16"/>
                <w:szCs w:val="16"/>
                <w:lang w:val="en-US"/>
              </w:rPr>
            </w:pPr>
            <w:r w:rsidRPr="00063550">
              <w:rPr>
                <w:sz w:val="16"/>
                <w:szCs w:val="16"/>
                <w:lang w:val="en-US"/>
              </w:rPr>
              <w:t>4.09</w:t>
            </w:r>
          </w:p>
        </w:tc>
        <w:tc>
          <w:tcPr>
            <w:tcW w:w="1095" w:type="dxa"/>
            <w:tcMar>
              <w:top w:w="100" w:type="dxa"/>
              <w:left w:w="100" w:type="dxa"/>
              <w:bottom w:w="100" w:type="dxa"/>
              <w:right w:w="100" w:type="dxa"/>
            </w:tcMar>
          </w:tcPr>
          <w:p w14:paraId="0B5AA8F3" w14:textId="77777777" w:rsidR="00664B76" w:rsidRPr="00063550" w:rsidRDefault="00D0720A">
            <w:pPr>
              <w:widowControl w:val="0"/>
              <w:rPr>
                <w:sz w:val="16"/>
                <w:szCs w:val="16"/>
                <w:lang w:val="en-US"/>
              </w:rPr>
            </w:pPr>
            <w:r w:rsidRPr="00063550">
              <w:rPr>
                <w:sz w:val="16"/>
                <w:szCs w:val="16"/>
                <w:lang w:val="en-US"/>
              </w:rPr>
              <w:t>3.95</w:t>
            </w:r>
          </w:p>
        </w:tc>
        <w:tc>
          <w:tcPr>
            <w:tcW w:w="900" w:type="dxa"/>
            <w:tcMar>
              <w:top w:w="100" w:type="dxa"/>
              <w:left w:w="100" w:type="dxa"/>
              <w:bottom w:w="100" w:type="dxa"/>
              <w:right w:w="100" w:type="dxa"/>
            </w:tcMar>
          </w:tcPr>
          <w:p w14:paraId="30102920" w14:textId="77777777" w:rsidR="00664B76" w:rsidRPr="00063550" w:rsidRDefault="00D0720A">
            <w:pPr>
              <w:widowControl w:val="0"/>
              <w:rPr>
                <w:sz w:val="16"/>
                <w:szCs w:val="16"/>
                <w:lang w:val="en-US"/>
              </w:rPr>
            </w:pPr>
            <w:r w:rsidRPr="00063550">
              <w:rPr>
                <w:sz w:val="16"/>
                <w:szCs w:val="16"/>
                <w:lang w:val="en-US"/>
              </w:rPr>
              <w:t>1.81</w:t>
            </w:r>
          </w:p>
        </w:tc>
        <w:tc>
          <w:tcPr>
            <w:tcW w:w="1095" w:type="dxa"/>
            <w:tcMar>
              <w:top w:w="100" w:type="dxa"/>
              <w:left w:w="100" w:type="dxa"/>
              <w:bottom w:w="100" w:type="dxa"/>
              <w:right w:w="100" w:type="dxa"/>
            </w:tcMar>
          </w:tcPr>
          <w:p w14:paraId="770688F6" w14:textId="77777777" w:rsidR="00664B76" w:rsidRPr="00063550" w:rsidRDefault="00D0720A">
            <w:pPr>
              <w:widowControl w:val="0"/>
              <w:rPr>
                <w:sz w:val="16"/>
                <w:szCs w:val="16"/>
                <w:lang w:val="en-US"/>
              </w:rPr>
            </w:pPr>
            <w:r w:rsidRPr="00063550">
              <w:rPr>
                <w:sz w:val="16"/>
                <w:szCs w:val="16"/>
                <w:lang w:val="en-US"/>
              </w:rPr>
              <w:t>55.00</w:t>
            </w:r>
          </w:p>
        </w:tc>
        <w:tc>
          <w:tcPr>
            <w:tcW w:w="1208" w:type="dxa"/>
            <w:tcMar>
              <w:top w:w="100" w:type="dxa"/>
              <w:left w:w="100" w:type="dxa"/>
              <w:bottom w:w="100" w:type="dxa"/>
              <w:right w:w="100" w:type="dxa"/>
            </w:tcMar>
          </w:tcPr>
          <w:p w14:paraId="50C14B7D" w14:textId="77777777" w:rsidR="00664B76" w:rsidRPr="00063550" w:rsidRDefault="00D0720A">
            <w:pPr>
              <w:widowControl w:val="0"/>
              <w:rPr>
                <w:sz w:val="16"/>
                <w:szCs w:val="16"/>
                <w:lang w:val="en-US"/>
              </w:rPr>
            </w:pPr>
            <w:r w:rsidRPr="00063550">
              <w:rPr>
                <w:sz w:val="16"/>
                <w:szCs w:val="16"/>
                <w:lang w:val="en-US"/>
              </w:rPr>
              <w:t>3.70</w:t>
            </w:r>
          </w:p>
        </w:tc>
      </w:tr>
      <w:tr w:rsidR="00664B76" w:rsidRPr="00063550" w14:paraId="7E327A27" w14:textId="77777777">
        <w:trPr>
          <w:trHeight w:val="515"/>
        </w:trPr>
        <w:tc>
          <w:tcPr>
            <w:tcW w:w="1067" w:type="dxa"/>
            <w:shd w:val="clear" w:color="auto" w:fill="D9D9D9"/>
            <w:tcMar>
              <w:top w:w="100" w:type="dxa"/>
              <w:left w:w="100" w:type="dxa"/>
              <w:bottom w:w="100" w:type="dxa"/>
              <w:right w:w="100" w:type="dxa"/>
            </w:tcMar>
          </w:tcPr>
          <w:p w14:paraId="379F639C" w14:textId="77777777" w:rsidR="00664B76" w:rsidRPr="00063550" w:rsidRDefault="00D0720A">
            <w:pPr>
              <w:widowControl w:val="0"/>
              <w:rPr>
                <w:sz w:val="16"/>
                <w:szCs w:val="16"/>
                <w:lang w:val="en-US"/>
              </w:rPr>
            </w:pPr>
            <w:r w:rsidRPr="00063550">
              <w:rPr>
                <w:sz w:val="16"/>
                <w:szCs w:val="16"/>
                <w:lang w:val="en-US"/>
              </w:rPr>
              <w:t>12</w:t>
            </w:r>
          </w:p>
        </w:tc>
        <w:tc>
          <w:tcPr>
            <w:tcW w:w="1500" w:type="dxa"/>
            <w:shd w:val="clear" w:color="auto" w:fill="D9D9D9"/>
            <w:tcMar>
              <w:top w:w="100" w:type="dxa"/>
              <w:left w:w="100" w:type="dxa"/>
              <w:bottom w:w="100" w:type="dxa"/>
              <w:right w:w="100" w:type="dxa"/>
            </w:tcMar>
          </w:tcPr>
          <w:p w14:paraId="78BD3B40" w14:textId="77777777" w:rsidR="00664B76" w:rsidRPr="00063550" w:rsidRDefault="00D0720A">
            <w:pPr>
              <w:widowControl w:val="0"/>
              <w:rPr>
                <w:sz w:val="16"/>
                <w:szCs w:val="16"/>
                <w:lang w:val="en-US"/>
              </w:rPr>
            </w:pPr>
            <w:r w:rsidRPr="00063550">
              <w:rPr>
                <w:sz w:val="16"/>
                <w:szCs w:val="16"/>
                <w:lang w:val="en-US"/>
              </w:rPr>
              <w:t>14.77</w:t>
            </w:r>
          </w:p>
        </w:tc>
        <w:tc>
          <w:tcPr>
            <w:tcW w:w="1395" w:type="dxa"/>
            <w:shd w:val="clear" w:color="auto" w:fill="D9D9D9"/>
            <w:tcMar>
              <w:top w:w="100" w:type="dxa"/>
              <w:left w:w="100" w:type="dxa"/>
              <w:bottom w:w="100" w:type="dxa"/>
              <w:right w:w="100" w:type="dxa"/>
            </w:tcMar>
          </w:tcPr>
          <w:p w14:paraId="0E96EF74" w14:textId="77777777" w:rsidR="00664B76" w:rsidRPr="00063550" w:rsidRDefault="00D0720A">
            <w:pPr>
              <w:widowControl w:val="0"/>
              <w:rPr>
                <w:sz w:val="16"/>
                <w:szCs w:val="16"/>
                <w:lang w:val="en-US"/>
              </w:rPr>
            </w:pPr>
            <w:r w:rsidRPr="00063550">
              <w:rPr>
                <w:sz w:val="16"/>
                <w:szCs w:val="16"/>
                <w:lang w:val="en-US"/>
              </w:rPr>
              <w:t>56.15</w:t>
            </w:r>
          </w:p>
        </w:tc>
        <w:tc>
          <w:tcPr>
            <w:tcW w:w="1125" w:type="dxa"/>
            <w:shd w:val="clear" w:color="auto" w:fill="D9D9D9"/>
            <w:tcMar>
              <w:top w:w="100" w:type="dxa"/>
              <w:left w:w="100" w:type="dxa"/>
              <w:bottom w:w="100" w:type="dxa"/>
              <w:right w:w="100" w:type="dxa"/>
            </w:tcMar>
          </w:tcPr>
          <w:p w14:paraId="4F6CE984" w14:textId="77777777" w:rsidR="00664B76" w:rsidRPr="00063550" w:rsidRDefault="00D0720A">
            <w:pPr>
              <w:widowControl w:val="0"/>
              <w:rPr>
                <w:sz w:val="16"/>
                <w:szCs w:val="16"/>
                <w:lang w:val="en-US"/>
              </w:rPr>
            </w:pPr>
            <w:r w:rsidRPr="00063550">
              <w:rPr>
                <w:sz w:val="16"/>
                <w:szCs w:val="16"/>
                <w:lang w:val="en-US"/>
              </w:rPr>
              <w:t>3.80</w:t>
            </w:r>
          </w:p>
        </w:tc>
        <w:tc>
          <w:tcPr>
            <w:tcW w:w="1095" w:type="dxa"/>
            <w:shd w:val="clear" w:color="auto" w:fill="D9D9D9"/>
            <w:tcMar>
              <w:top w:w="100" w:type="dxa"/>
              <w:left w:w="100" w:type="dxa"/>
              <w:bottom w:w="100" w:type="dxa"/>
              <w:right w:w="100" w:type="dxa"/>
            </w:tcMar>
          </w:tcPr>
          <w:p w14:paraId="20474585" w14:textId="77777777" w:rsidR="00664B76" w:rsidRPr="00063550" w:rsidRDefault="00D0720A">
            <w:pPr>
              <w:widowControl w:val="0"/>
              <w:rPr>
                <w:sz w:val="16"/>
                <w:szCs w:val="16"/>
                <w:lang w:val="en-US"/>
              </w:rPr>
            </w:pPr>
            <w:r w:rsidRPr="00063550">
              <w:rPr>
                <w:sz w:val="16"/>
                <w:szCs w:val="16"/>
                <w:lang w:val="en-US"/>
              </w:rPr>
              <w:t>4.11</w:t>
            </w:r>
          </w:p>
        </w:tc>
        <w:tc>
          <w:tcPr>
            <w:tcW w:w="900" w:type="dxa"/>
            <w:shd w:val="clear" w:color="auto" w:fill="D9D9D9"/>
            <w:tcMar>
              <w:top w:w="100" w:type="dxa"/>
              <w:left w:w="100" w:type="dxa"/>
              <w:bottom w:w="100" w:type="dxa"/>
              <w:right w:w="100" w:type="dxa"/>
            </w:tcMar>
          </w:tcPr>
          <w:p w14:paraId="6942CD9D" w14:textId="77777777" w:rsidR="00664B76" w:rsidRPr="00063550" w:rsidRDefault="00D0720A">
            <w:pPr>
              <w:widowControl w:val="0"/>
              <w:rPr>
                <w:sz w:val="16"/>
                <w:szCs w:val="16"/>
                <w:lang w:val="en-US"/>
              </w:rPr>
            </w:pPr>
            <w:r w:rsidRPr="00063550">
              <w:rPr>
                <w:sz w:val="16"/>
                <w:szCs w:val="16"/>
                <w:lang w:val="en-US"/>
              </w:rPr>
              <w:t>1.62</w:t>
            </w:r>
          </w:p>
        </w:tc>
        <w:tc>
          <w:tcPr>
            <w:tcW w:w="1095" w:type="dxa"/>
            <w:shd w:val="clear" w:color="auto" w:fill="D9D9D9"/>
            <w:tcMar>
              <w:top w:w="100" w:type="dxa"/>
              <w:left w:w="100" w:type="dxa"/>
              <w:bottom w:w="100" w:type="dxa"/>
              <w:right w:w="100" w:type="dxa"/>
            </w:tcMar>
          </w:tcPr>
          <w:p w14:paraId="42D6F91F" w14:textId="77777777" w:rsidR="00664B76" w:rsidRPr="00063550" w:rsidRDefault="00D0720A">
            <w:pPr>
              <w:widowControl w:val="0"/>
              <w:rPr>
                <w:sz w:val="16"/>
                <w:szCs w:val="16"/>
                <w:lang w:val="en-US"/>
              </w:rPr>
            </w:pPr>
            <w:r w:rsidRPr="00063550">
              <w:rPr>
                <w:sz w:val="16"/>
                <w:szCs w:val="16"/>
                <w:lang w:val="en-US"/>
              </w:rPr>
              <w:t>50.00</w:t>
            </w:r>
          </w:p>
        </w:tc>
        <w:tc>
          <w:tcPr>
            <w:tcW w:w="1208" w:type="dxa"/>
            <w:shd w:val="clear" w:color="auto" w:fill="D9D9D9"/>
            <w:tcMar>
              <w:top w:w="100" w:type="dxa"/>
              <w:left w:w="100" w:type="dxa"/>
              <w:bottom w:w="100" w:type="dxa"/>
              <w:right w:w="100" w:type="dxa"/>
            </w:tcMar>
          </w:tcPr>
          <w:p w14:paraId="4C1FE21E" w14:textId="77777777" w:rsidR="00664B76" w:rsidRPr="00063550" w:rsidRDefault="00D0720A">
            <w:pPr>
              <w:widowControl w:val="0"/>
              <w:rPr>
                <w:sz w:val="16"/>
                <w:szCs w:val="16"/>
                <w:lang w:val="en-US"/>
              </w:rPr>
            </w:pPr>
            <w:r w:rsidRPr="00063550">
              <w:rPr>
                <w:sz w:val="16"/>
                <w:szCs w:val="16"/>
                <w:lang w:val="en-US"/>
              </w:rPr>
              <w:t>3.38</w:t>
            </w:r>
          </w:p>
        </w:tc>
      </w:tr>
      <w:tr w:rsidR="00664B76" w:rsidRPr="00063550" w14:paraId="75E4131A" w14:textId="77777777">
        <w:trPr>
          <w:trHeight w:val="515"/>
        </w:trPr>
        <w:tc>
          <w:tcPr>
            <w:tcW w:w="1067" w:type="dxa"/>
            <w:tcMar>
              <w:top w:w="100" w:type="dxa"/>
              <w:left w:w="100" w:type="dxa"/>
              <w:bottom w:w="100" w:type="dxa"/>
              <w:right w:w="100" w:type="dxa"/>
            </w:tcMar>
          </w:tcPr>
          <w:p w14:paraId="71852187" w14:textId="77777777" w:rsidR="00664B76" w:rsidRPr="00063550" w:rsidRDefault="00D0720A">
            <w:pPr>
              <w:widowControl w:val="0"/>
              <w:rPr>
                <w:sz w:val="16"/>
                <w:szCs w:val="16"/>
                <w:lang w:val="en-US"/>
              </w:rPr>
            </w:pPr>
            <w:r w:rsidRPr="00063550">
              <w:rPr>
                <w:sz w:val="16"/>
                <w:szCs w:val="16"/>
                <w:lang w:val="en-US"/>
              </w:rPr>
              <w:t>13</w:t>
            </w:r>
          </w:p>
        </w:tc>
        <w:tc>
          <w:tcPr>
            <w:tcW w:w="1500" w:type="dxa"/>
            <w:tcMar>
              <w:top w:w="100" w:type="dxa"/>
              <w:left w:w="100" w:type="dxa"/>
              <w:bottom w:w="100" w:type="dxa"/>
              <w:right w:w="100" w:type="dxa"/>
            </w:tcMar>
          </w:tcPr>
          <w:p w14:paraId="1B641F86" w14:textId="77777777" w:rsidR="00664B76" w:rsidRPr="00063550" w:rsidRDefault="00D0720A">
            <w:pPr>
              <w:widowControl w:val="0"/>
              <w:rPr>
                <w:sz w:val="16"/>
                <w:szCs w:val="16"/>
                <w:lang w:val="en-US"/>
              </w:rPr>
            </w:pPr>
            <w:r w:rsidRPr="00063550">
              <w:rPr>
                <w:sz w:val="16"/>
                <w:szCs w:val="16"/>
                <w:lang w:val="en-US"/>
              </w:rPr>
              <w:t>14.62</w:t>
            </w:r>
          </w:p>
        </w:tc>
        <w:tc>
          <w:tcPr>
            <w:tcW w:w="1395" w:type="dxa"/>
            <w:tcMar>
              <w:top w:w="100" w:type="dxa"/>
              <w:left w:w="100" w:type="dxa"/>
              <w:bottom w:w="100" w:type="dxa"/>
              <w:right w:w="100" w:type="dxa"/>
            </w:tcMar>
          </w:tcPr>
          <w:p w14:paraId="6B1A054F" w14:textId="77777777" w:rsidR="00664B76" w:rsidRPr="00063550" w:rsidRDefault="00D0720A">
            <w:pPr>
              <w:widowControl w:val="0"/>
              <w:rPr>
                <w:sz w:val="16"/>
                <w:szCs w:val="16"/>
                <w:lang w:val="en-US"/>
              </w:rPr>
            </w:pPr>
            <w:r w:rsidRPr="00063550">
              <w:rPr>
                <w:sz w:val="16"/>
                <w:szCs w:val="16"/>
                <w:lang w:val="en-US"/>
              </w:rPr>
              <w:t>58.10</w:t>
            </w:r>
          </w:p>
        </w:tc>
        <w:tc>
          <w:tcPr>
            <w:tcW w:w="1125" w:type="dxa"/>
            <w:tcMar>
              <w:top w:w="100" w:type="dxa"/>
              <w:left w:w="100" w:type="dxa"/>
              <w:bottom w:w="100" w:type="dxa"/>
              <w:right w:w="100" w:type="dxa"/>
            </w:tcMar>
          </w:tcPr>
          <w:p w14:paraId="604A994A" w14:textId="77777777" w:rsidR="00664B76" w:rsidRPr="00063550" w:rsidRDefault="00D0720A">
            <w:pPr>
              <w:widowControl w:val="0"/>
              <w:rPr>
                <w:sz w:val="16"/>
                <w:szCs w:val="16"/>
                <w:lang w:val="en-US"/>
              </w:rPr>
            </w:pPr>
            <w:r w:rsidRPr="00063550">
              <w:rPr>
                <w:sz w:val="16"/>
                <w:szCs w:val="16"/>
                <w:lang w:val="en-US"/>
              </w:rPr>
              <w:t>3.98</w:t>
            </w:r>
          </w:p>
        </w:tc>
        <w:tc>
          <w:tcPr>
            <w:tcW w:w="1095" w:type="dxa"/>
            <w:tcMar>
              <w:top w:w="100" w:type="dxa"/>
              <w:left w:w="100" w:type="dxa"/>
              <w:bottom w:w="100" w:type="dxa"/>
              <w:right w:w="100" w:type="dxa"/>
            </w:tcMar>
          </w:tcPr>
          <w:p w14:paraId="28E793CF" w14:textId="77777777" w:rsidR="00664B76" w:rsidRPr="00063550" w:rsidRDefault="00D0720A">
            <w:pPr>
              <w:widowControl w:val="0"/>
              <w:rPr>
                <w:sz w:val="16"/>
                <w:szCs w:val="16"/>
                <w:lang w:val="en-US"/>
              </w:rPr>
            </w:pPr>
            <w:r w:rsidRPr="00063550">
              <w:rPr>
                <w:sz w:val="16"/>
                <w:szCs w:val="16"/>
                <w:lang w:val="en-US"/>
              </w:rPr>
              <w:t>4.00</w:t>
            </w:r>
          </w:p>
        </w:tc>
        <w:tc>
          <w:tcPr>
            <w:tcW w:w="900" w:type="dxa"/>
            <w:tcMar>
              <w:top w:w="100" w:type="dxa"/>
              <w:left w:w="100" w:type="dxa"/>
              <w:bottom w:w="100" w:type="dxa"/>
              <w:right w:w="100" w:type="dxa"/>
            </w:tcMar>
          </w:tcPr>
          <w:p w14:paraId="571E4391" w14:textId="77777777" w:rsidR="00664B76" w:rsidRPr="00063550" w:rsidRDefault="00D0720A">
            <w:pPr>
              <w:widowControl w:val="0"/>
              <w:rPr>
                <w:sz w:val="16"/>
                <w:szCs w:val="16"/>
                <w:lang w:val="en-US"/>
              </w:rPr>
            </w:pPr>
            <w:r w:rsidRPr="00063550">
              <w:rPr>
                <w:sz w:val="16"/>
                <w:szCs w:val="16"/>
                <w:lang w:val="en-US"/>
              </w:rPr>
              <w:t>2.26</w:t>
            </w:r>
          </w:p>
        </w:tc>
        <w:tc>
          <w:tcPr>
            <w:tcW w:w="1095" w:type="dxa"/>
            <w:tcMar>
              <w:top w:w="100" w:type="dxa"/>
              <w:left w:w="100" w:type="dxa"/>
              <w:bottom w:w="100" w:type="dxa"/>
              <w:right w:w="100" w:type="dxa"/>
            </w:tcMar>
          </w:tcPr>
          <w:p w14:paraId="3F12E393" w14:textId="77777777" w:rsidR="00664B76" w:rsidRPr="00063550" w:rsidRDefault="00D0720A">
            <w:pPr>
              <w:widowControl w:val="0"/>
              <w:rPr>
                <w:sz w:val="16"/>
                <w:szCs w:val="16"/>
                <w:lang w:val="en-US"/>
              </w:rPr>
            </w:pPr>
            <w:r w:rsidRPr="00063550">
              <w:rPr>
                <w:sz w:val="16"/>
                <w:szCs w:val="16"/>
                <w:lang w:val="en-US"/>
              </w:rPr>
              <w:t>56.00</w:t>
            </w:r>
          </w:p>
        </w:tc>
        <w:tc>
          <w:tcPr>
            <w:tcW w:w="1208" w:type="dxa"/>
            <w:tcMar>
              <w:top w:w="100" w:type="dxa"/>
              <w:left w:w="100" w:type="dxa"/>
              <w:bottom w:w="100" w:type="dxa"/>
              <w:right w:w="100" w:type="dxa"/>
            </w:tcMar>
          </w:tcPr>
          <w:p w14:paraId="52B14655" w14:textId="77777777" w:rsidR="00664B76" w:rsidRPr="00063550" w:rsidRDefault="00D0720A">
            <w:pPr>
              <w:widowControl w:val="0"/>
              <w:rPr>
                <w:sz w:val="16"/>
                <w:szCs w:val="16"/>
                <w:lang w:val="en-US"/>
              </w:rPr>
            </w:pPr>
            <w:r w:rsidRPr="00063550">
              <w:rPr>
                <w:sz w:val="16"/>
                <w:szCs w:val="16"/>
                <w:lang w:val="en-US"/>
              </w:rPr>
              <w:t>3.83</w:t>
            </w:r>
          </w:p>
        </w:tc>
      </w:tr>
      <w:tr w:rsidR="00664B76" w:rsidRPr="00063550" w14:paraId="522297A5" w14:textId="77777777">
        <w:trPr>
          <w:trHeight w:val="515"/>
        </w:trPr>
        <w:tc>
          <w:tcPr>
            <w:tcW w:w="1067" w:type="dxa"/>
            <w:shd w:val="clear" w:color="auto" w:fill="D9D9D9"/>
            <w:tcMar>
              <w:top w:w="100" w:type="dxa"/>
              <w:left w:w="100" w:type="dxa"/>
              <w:bottom w:w="100" w:type="dxa"/>
              <w:right w:w="100" w:type="dxa"/>
            </w:tcMar>
          </w:tcPr>
          <w:p w14:paraId="49BDBFAF" w14:textId="77777777" w:rsidR="00664B76" w:rsidRPr="00063550" w:rsidRDefault="00D0720A">
            <w:pPr>
              <w:widowControl w:val="0"/>
              <w:rPr>
                <w:sz w:val="16"/>
                <w:szCs w:val="16"/>
                <w:lang w:val="en-US"/>
              </w:rPr>
            </w:pPr>
            <w:r w:rsidRPr="00063550">
              <w:rPr>
                <w:sz w:val="16"/>
                <w:szCs w:val="16"/>
                <w:lang w:val="en-US"/>
              </w:rPr>
              <w:lastRenderedPageBreak/>
              <w:t>14</w:t>
            </w:r>
          </w:p>
        </w:tc>
        <w:tc>
          <w:tcPr>
            <w:tcW w:w="1500" w:type="dxa"/>
            <w:shd w:val="clear" w:color="auto" w:fill="D9D9D9"/>
            <w:tcMar>
              <w:top w:w="100" w:type="dxa"/>
              <w:left w:w="100" w:type="dxa"/>
              <w:bottom w:w="100" w:type="dxa"/>
              <w:right w:w="100" w:type="dxa"/>
            </w:tcMar>
          </w:tcPr>
          <w:p w14:paraId="0F6F8481" w14:textId="77777777" w:rsidR="00664B76" w:rsidRPr="00063550" w:rsidRDefault="00D0720A">
            <w:pPr>
              <w:widowControl w:val="0"/>
              <w:rPr>
                <w:sz w:val="16"/>
                <w:szCs w:val="16"/>
                <w:lang w:val="en-US"/>
              </w:rPr>
            </w:pPr>
            <w:r w:rsidRPr="00063550">
              <w:rPr>
                <w:sz w:val="16"/>
                <w:szCs w:val="16"/>
                <w:lang w:val="en-US"/>
              </w:rPr>
              <w:t>14.61</w:t>
            </w:r>
          </w:p>
        </w:tc>
        <w:tc>
          <w:tcPr>
            <w:tcW w:w="1395" w:type="dxa"/>
            <w:shd w:val="clear" w:color="auto" w:fill="D9D9D9"/>
            <w:tcMar>
              <w:top w:w="100" w:type="dxa"/>
              <w:left w:w="100" w:type="dxa"/>
              <w:bottom w:w="100" w:type="dxa"/>
              <w:right w:w="100" w:type="dxa"/>
            </w:tcMar>
          </w:tcPr>
          <w:p w14:paraId="443AF9DE" w14:textId="77777777" w:rsidR="00664B76" w:rsidRPr="00063550" w:rsidRDefault="00D0720A">
            <w:pPr>
              <w:widowControl w:val="0"/>
              <w:rPr>
                <w:sz w:val="16"/>
                <w:szCs w:val="16"/>
                <w:lang w:val="en-US"/>
              </w:rPr>
            </w:pPr>
            <w:r w:rsidRPr="00063550">
              <w:rPr>
                <w:sz w:val="16"/>
                <w:szCs w:val="16"/>
                <w:lang w:val="en-US"/>
              </w:rPr>
              <w:t>33.32</w:t>
            </w:r>
          </w:p>
        </w:tc>
        <w:tc>
          <w:tcPr>
            <w:tcW w:w="1125" w:type="dxa"/>
            <w:shd w:val="clear" w:color="auto" w:fill="D9D9D9"/>
            <w:tcMar>
              <w:top w:w="100" w:type="dxa"/>
              <w:left w:w="100" w:type="dxa"/>
              <w:bottom w:w="100" w:type="dxa"/>
              <w:right w:w="100" w:type="dxa"/>
            </w:tcMar>
          </w:tcPr>
          <w:p w14:paraId="25908B8C" w14:textId="77777777" w:rsidR="00664B76" w:rsidRPr="00063550" w:rsidRDefault="00D0720A">
            <w:pPr>
              <w:widowControl w:val="0"/>
              <w:rPr>
                <w:sz w:val="16"/>
                <w:szCs w:val="16"/>
                <w:lang w:val="en-US"/>
              </w:rPr>
            </w:pPr>
            <w:r w:rsidRPr="00063550">
              <w:rPr>
                <w:sz w:val="16"/>
                <w:szCs w:val="16"/>
                <w:lang w:val="en-US"/>
              </w:rPr>
              <w:t>2.28</w:t>
            </w:r>
          </w:p>
        </w:tc>
        <w:tc>
          <w:tcPr>
            <w:tcW w:w="1095" w:type="dxa"/>
            <w:shd w:val="clear" w:color="auto" w:fill="D9D9D9"/>
            <w:tcMar>
              <w:top w:w="100" w:type="dxa"/>
              <w:left w:w="100" w:type="dxa"/>
              <w:bottom w:w="100" w:type="dxa"/>
              <w:right w:w="100" w:type="dxa"/>
            </w:tcMar>
          </w:tcPr>
          <w:p w14:paraId="354641CB" w14:textId="77777777" w:rsidR="00664B76" w:rsidRPr="00063550" w:rsidRDefault="00D0720A">
            <w:pPr>
              <w:widowControl w:val="0"/>
              <w:rPr>
                <w:sz w:val="16"/>
                <w:szCs w:val="16"/>
                <w:lang w:val="en-US"/>
              </w:rPr>
            </w:pPr>
            <w:r w:rsidRPr="00063550">
              <w:rPr>
                <w:sz w:val="16"/>
                <w:szCs w:val="16"/>
                <w:lang w:val="en-US"/>
              </w:rPr>
              <w:t>2.22</w:t>
            </w:r>
          </w:p>
        </w:tc>
        <w:tc>
          <w:tcPr>
            <w:tcW w:w="900" w:type="dxa"/>
            <w:shd w:val="clear" w:color="auto" w:fill="D9D9D9"/>
            <w:tcMar>
              <w:top w:w="100" w:type="dxa"/>
              <w:left w:w="100" w:type="dxa"/>
              <w:bottom w:w="100" w:type="dxa"/>
              <w:right w:w="100" w:type="dxa"/>
            </w:tcMar>
          </w:tcPr>
          <w:p w14:paraId="6356CA9B" w14:textId="77777777" w:rsidR="00664B76" w:rsidRPr="00063550" w:rsidRDefault="00D0720A">
            <w:pPr>
              <w:widowControl w:val="0"/>
              <w:rPr>
                <w:sz w:val="16"/>
                <w:szCs w:val="16"/>
                <w:lang w:val="en-US"/>
              </w:rPr>
            </w:pPr>
            <w:r w:rsidRPr="00063550">
              <w:rPr>
                <w:sz w:val="16"/>
                <w:szCs w:val="16"/>
                <w:lang w:val="en-US"/>
              </w:rPr>
              <w:t>2.11</w:t>
            </w:r>
          </w:p>
        </w:tc>
        <w:tc>
          <w:tcPr>
            <w:tcW w:w="1095" w:type="dxa"/>
            <w:shd w:val="clear" w:color="auto" w:fill="D9D9D9"/>
            <w:tcMar>
              <w:top w:w="100" w:type="dxa"/>
              <w:left w:w="100" w:type="dxa"/>
              <w:bottom w:w="100" w:type="dxa"/>
              <w:right w:w="100" w:type="dxa"/>
            </w:tcMar>
          </w:tcPr>
          <w:p w14:paraId="13A78F8D" w14:textId="77777777" w:rsidR="00664B76" w:rsidRPr="00063550" w:rsidRDefault="00D0720A">
            <w:pPr>
              <w:widowControl w:val="0"/>
              <w:rPr>
                <w:sz w:val="16"/>
                <w:szCs w:val="16"/>
                <w:lang w:val="en-US"/>
              </w:rPr>
            </w:pPr>
            <w:r w:rsidRPr="00063550">
              <w:rPr>
                <w:sz w:val="16"/>
                <w:szCs w:val="16"/>
                <w:lang w:val="en-US"/>
              </w:rPr>
              <w:t>52.00</w:t>
            </w:r>
          </w:p>
        </w:tc>
        <w:tc>
          <w:tcPr>
            <w:tcW w:w="1208" w:type="dxa"/>
            <w:shd w:val="clear" w:color="auto" w:fill="D9D9D9"/>
            <w:tcMar>
              <w:top w:w="100" w:type="dxa"/>
              <w:left w:w="100" w:type="dxa"/>
              <w:bottom w:w="100" w:type="dxa"/>
              <w:right w:w="100" w:type="dxa"/>
            </w:tcMar>
          </w:tcPr>
          <w:p w14:paraId="1E3AD5A3" w14:textId="77777777" w:rsidR="00664B76" w:rsidRPr="00063550" w:rsidRDefault="00D0720A">
            <w:pPr>
              <w:widowControl w:val="0"/>
              <w:rPr>
                <w:sz w:val="16"/>
                <w:szCs w:val="16"/>
                <w:lang w:val="en-US"/>
              </w:rPr>
            </w:pPr>
            <w:r w:rsidRPr="00063550">
              <w:rPr>
                <w:sz w:val="16"/>
                <w:szCs w:val="16"/>
                <w:lang w:val="en-US"/>
              </w:rPr>
              <w:t>3.56</w:t>
            </w:r>
          </w:p>
        </w:tc>
      </w:tr>
      <w:tr w:rsidR="00664B76" w:rsidRPr="00063550" w14:paraId="10E4C766" w14:textId="77777777">
        <w:trPr>
          <w:trHeight w:val="515"/>
        </w:trPr>
        <w:tc>
          <w:tcPr>
            <w:tcW w:w="1067" w:type="dxa"/>
            <w:tcMar>
              <w:top w:w="100" w:type="dxa"/>
              <w:left w:w="100" w:type="dxa"/>
              <w:bottom w:w="100" w:type="dxa"/>
              <w:right w:w="100" w:type="dxa"/>
            </w:tcMar>
          </w:tcPr>
          <w:p w14:paraId="14206F15" w14:textId="77777777" w:rsidR="00664B76" w:rsidRPr="00063550" w:rsidRDefault="00D0720A">
            <w:pPr>
              <w:widowControl w:val="0"/>
              <w:rPr>
                <w:sz w:val="16"/>
                <w:szCs w:val="16"/>
                <w:lang w:val="en-US"/>
              </w:rPr>
            </w:pPr>
            <w:r w:rsidRPr="00063550">
              <w:rPr>
                <w:sz w:val="16"/>
                <w:szCs w:val="16"/>
                <w:lang w:val="en-US"/>
              </w:rPr>
              <w:t>15</w:t>
            </w:r>
          </w:p>
        </w:tc>
        <w:tc>
          <w:tcPr>
            <w:tcW w:w="1500" w:type="dxa"/>
            <w:tcMar>
              <w:top w:w="100" w:type="dxa"/>
              <w:left w:w="100" w:type="dxa"/>
              <w:bottom w:w="100" w:type="dxa"/>
              <w:right w:w="100" w:type="dxa"/>
            </w:tcMar>
          </w:tcPr>
          <w:p w14:paraId="3B523FD0" w14:textId="77777777" w:rsidR="00664B76" w:rsidRPr="00063550" w:rsidRDefault="00D0720A">
            <w:pPr>
              <w:widowControl w:val="0"/>
              <w:rPr>
                <w:sz w:val="16"/>
                <w:szCs w:val="16"/>
                <w:lang w:val="en-US"/>
              </w:rPr>
            </w:pPr>
            <w:r w:rsidRPr="00063550">
              <w:rPr>
                <w:sz w:val="16"/>
                <w:szCs w:val="16"/>
                <w:lang w:val="en-US"/>
              </w:rPr>
              <w:t>13.92</w:t>
            </w:r>
          </w:p>
        </w:tc>
        <w:tc>
          <w:tcPr>
            <w:tcW w:w="1395" w:type="dxa"/>
            <w:tcMar>
              <w:top w:w="100" w:type="dxa"/>
              <w:left w:w="100" w:type="dxa"/>
              <w:bottom w:w="100" w:type="dxa"/>
              <w:right w:w="100" w:type="dxa"/>
            </w:tcMar>
          </w:tcPr>
          <w:p w14:paraId="5D66D777" w14:textId="77777777" w:rsidR="00664B76" w:rsidRPr="00063550" w:rsidRDefault="00D0720A">
            <w:pPr>
              <w:widowControl w:val="0"/>
              <w:rPr>
                <w:sz w:val="16"/>
                <w:szCs w:val="16"/>
                <w:lang w:val="en-US"/>
              </w:rPr>
            </w:pPr>
            <w:r w:rsidRPr="00063550">
              <w:rPr>
                <w:sz w:val="16"/>
                <w:szCs w:val="16"/>
                <w:lang w:val="en-US"/>
              </w:rPr>
              <w:t>52.16</w:t>
            </w:r>
          </w:p>
        </w:tc>
        <w:tc>
          <w:tcPr>
            <w:tcW w:w="1125" w:type="dxa"/>
            <w:tcMar>
              <w:top w:w="100" w:type="dxa"/>
              <w:left w:w="100" w:type="dxa"/>
              <w:bottom w:w="100" w:type="dxa"/>
              <w:right w:w="100" w:type="dxa"/>
            </w:tcMar>
          </w:tcPr>
          <w:p w14:paraId="4D64E651" w14:textId="77777777" w:rsidR="00664B76" w:rsidRPr="00063550" w:rsidRDefault="00D0720A">
            <w:pPr>
              <w:widowControl w:val="0"/>
              <w:rPr>
                <w:sz w:val="16"/>
                <w:szCs w:val="16"/>
                <w:lang w:val="en-US"/>
              </w:rPr>
            </w:pPr>
            <w:r w:rsidRPr="00063550">
              <w:rPr>
                <w:sz w:val="16"/>
                <w:szCs w:val="16"/>
                <w:lang w:val="en-US"/>
              </w:rPr>
              <w:t>3.75</w:t>
            </w:r>
          </w:p>
        </w:tc>
        <w:tc>
          <w:tcPr>
            <w:tcW w:w="1095" w:type="dxa"/>
            <w:tcMar>
              <w:top w:w="100" w:type="dxa"/>
              <w:left w:w="100" w:type="dxa"/>
              <w:bottom w:w="100" w:type="dxa"/>
              <w:right w:w="100" w:type="dxa"/>
            </w:tcMar>
          </w:tcPr>
          <w:p w14:paraId="32E49575" w14:textId="77777777" w:rsidR="00664B76" w:rsidRPr="00063550" w:rsidRDefault="00D0720A">
            <w:pPr>
              <w:widowControl w:val="0"/>
              <w:rPr>
                <w:sz w:val="16"/>
                <w:szCs w:val="16"/>
                <w:lang w:val="en-US"/>
              </w:rPr>
            </w:pPr>
            <w:r w:rsidRPr="00063550">
              <w:rPr>
                <w:sz w:val="16"/>
                <w:szCs w:val="16"/>
                <w:lang w:val="en-US"/>
              </w:rPr>
              <w:t>3.38</w:t>
            </w:r>
          </w:p>
        </w:tc>
        <w:tc>
          <w:tcPr>
            <w:tcW w:w="900" w:type="dxa"/>
            <w:tcMar>
              <w:top w:w="100" w:type="dxa"/>
              <w:left w:w="100" w:type="dxa"/>
              <w:bottom w:w="100" w:type="dxa"/>
              <w:right w:w="100" w:type="dxa"/>
            </w:tcMar>
          </w:tcPr>
          <w:p w14:paraId="06466FCA" w14:textId="77777777" w:rsidR="00664B76" w:rsidRPr="00063550" w:rsidRDefault="00D0720A">
            <w:pPr>
              <w:widowControl w:val="0"/>
              <w:rPr>
                <w:sz w:val="16"/>
                <w:szCs w:val="16"/>
                <w:lang w:val="en-US"/>
              </w:rPr>
            </w:pPr>
            <w:r w:rsidRPr="00063550">
              <w:rPr>
                <w:sz w:val="16"/>
                <w:szCs w:val="16"/>
                <w:lang w:val="en-US"/>
              </w:rPr>
              <w:t>1.33</w:t>
            </w:r>
          </w:p>
        </w:tc>
        <w:tc>
          <w:tcPr>
            <w:tcW w:w="1095" w:type="dxa"/>
            <w:tcMar>
              <w:top w:w="100" w:type="dxa"/>
              <w:left w:w="100" w:type="dxa"/>
              <w:bottom w:w="100" w:type="dxa"/>
              <w:right w:w="100" w:type="dxa"/>
            </w:tcMar>
          </w:tcPr>
          <w:p w14:paraId="573B5A65" w14:textId="77777777" w:rsidR="00664B76" w:rsidRPr="00063550" w:rsidRDefault="00D0720A">
            <w:pPr>
              <w:widowControl w:val="0"/>
              <w:rPr>
                <w:sz w:val="16"/>
                <w:szCs w:val="16"/>
                <w:lang w:val="en-US"/>
              </w:rPr>
            </w:pPr>
            <w:r w:rsidRPr="00063550">
              <w:rPr>
                <w:sz w:val="16"/>
                <w:szCs w:val="16"/>
                <w:lang w:val="en-US"/>
              </w:rPr>
              <w:t>55.00</w:t>
            </w:r>
          </w:p>
        </w:tc>
        <w:tc>
          <w:tcPr>
            <w:tcW w:w="1208" w:type="dxa"/>
            <w:tcMar>
              <w:top w:w="100" w:type="dxa"/>
              <w:left w:w="100" w:type="dxa"/>
              <w:bottom w:w="100" w:type="dxa"/>
              <w:right w:w="100" w:type="dxa"/>
            </w:tcMar>
          </w:tcPr>
          <w:p w14:paraId="1B07AF82" w14:textId="77777777" w:rsidR="00664B76" w:rsidRPr="00063550" w:rsidRDefault="00D0720A">
            <w:pPr>
              <w:widowControl w:val="0"/>
              <w:rPr>
                <w:sz w:val="16"/>
                <w:szCs w:val="16"/>
                <w:lang w:val="en-US"/>
              </w:rPr>
            </w:pPr>
            <w:r w:rsidRPr="00063550">
              <w:rPr>
                <w:sz w:val="16"/>
                <w:szCs w:val="16"/>
                <w:lang w:val="en-US"/>
              </w:rPr>
              <w:t>3.95</w:t>
            </w:r>
          </w:p>
        </w:tc>
      </w:tr>
      <w:tr w:rsidR="00664B76" w:rsidRPr="00063550" w14:paraId="1A715512" w14:textId="77777777">
        <w:trPr>
          <w:trHeight w:val="515"/>
        </w:trPr>
        <w:tc>
          <w:tcPr>
            <w:tcW w:w="1067" w:type="dxa"/>
            <w:shd w:val="clear" w:color="auto" w:fill="D9D9D9"/>
            <w:tcMar>
              <w:top w:w="100" w:type="dxa"/>
              <w:left w:w="100" w:type="dxa"/>
              <w:bottom w:w="100" w:type="dxa"/>
              <w:right w:w="100" w:type="dxa"/>
            </w:tcMar>
          </w:tcPr>
          <w:p w14:paraId="33C25E3C" w14:textId="77777777" w:rsidR="00664B76" w:rsidRPr="00063550" w:rsidRDefault="00D0720A">
            <w:pPr>
              <w:widowControl w:val="0"/>
              <w:rPr>
                <w:sz w:val="16"/>
                <w:szCs w:val="16"/>
                <w:lang w:val="en-US"/>
              </w:rPr>
            </w:pPr>
            <w:r w:rsidRPr="00063550">
              <w:rPr>
                <w:sz w:val="16"/>
                <w:szCs w:val="16"/>
                <w:lang w:val="en-US"/>
              </w:rPr>
              <w:t>16</w:t>
            </w:r>
          </w:p>
        </w:tc>
        <w:tc>
          <w:tcPr>
            <w:tcW w:w="1500" w:type="dxa"/>
            <w:shd w:val="clear" w:color="auto" w:fill="D9D9D9"/>
            <w:tcMar>
              <w:top w:w="100" w:type="dxa"/>
              <w:left w:w="100" w:type="dxa"/>
              <w:bottom w:w="100" w:type="dxa"/>
              <w:right w:w="100" w:type="dxa"/>
            </w:tcMar>
          </w:tcPr>
          <w:p w14:paraId="42A5F6E4" w14:textId="77777777" w:rsidR="00664B76" w:rsidRPr="00063550" w:rsidRDefault="00D0720A">
            <w:pPr>
              <w:widowControl w:val="0"/>
              <w:rPr>
                <w:sz w:val="16"/>
                <w:szCs w:val="16"/>
                <w:lang w:val="en-US"/>
              </w:rPr>
            </w:pPr>
            <w:r w:rsidRPr="00063550">
              <w:rPr>
                <w:sz w:val="16"/>
                <w:szCs w:val="16"/>
                <w:lang w:val="en-US"/>
              </w:rPr>
              <w:t>13.77</w:t>
            </w:r>
          </w:p>
        </w:tc>
        <w:tc>
          <w:tcPr>
            <w:tcW w:w="1395" w:type="dxa"/>
            <w:shd w:val="clear" w:color="auto" w:fill="D9D9D9"/>
            <w:tcMar>
              <w:top w:w="100" w:type="dxa"/>
              <w:left w:w="100" w:type="dxa"/>
              <w:bottom w:w="100" w:type="dxa"/>
              <w:right w:w="100" w:type="dxa"/>
            </w:tcMar>
          </w:tcPr>
          <w:p w14:paraId="73FD7386" w14:textId="77777777" w:rsidR="00664B76" w:rsidRPr="00063550" w:rsidRDefault="00D0720A">
            <w:pPr>
              <w:widowControl w:val="0"/>
              <w:rPr>
                <w:sz w:val="16"/>
                <w:szCs w:val="16"/>
                <w:lang w:val="en-US"/>
              </w:rPr>
            </w:pPr>
            <w:r w:rsidRPr="00063550">
              <w:rPr>
                <w:sz w:val="16"/>
                <w:szCs w:val="16"/>
                <w:lang w:val="en-US"/>
              </w:rPr>
              <w:t>51.32</w:t>
            </w:r>
          </w:p>
        </w:tc>
        <w:tc>
          <w:tcPr>
            <w:tcW w:w="1125" w:type="dxa"/>
            <w:shd w:val="clear" w:color="auto" w:fill="D9D9D9"/>
            <w:tcMar>
              <w:top w:w="100" w:type="dxa"/>
              <w:left w:w="100" w:type="dxa"/>
              <w:bottom w:w="100" w:type="dxa"/>
              <w:right w:w="100" w:type="dxa"/>
            </w:tcMar>
          </w:tcPr>
          <w:p w14:paraId="5D45CEB1" w14:textId="77777777" w:rsidR="00664B76" w:rsidRPr="00063550" w:rsidRDefault="00D0720A">
            <w:pPr>
              <w:widowControl w:val="0"/>
              <w:rPr>
                <w:sz w:val="16"/>
                <w:szCs w:val="16"/>
                <w:lang w:val="en-US"/>
              </w:rPr>
            </w:pPr>
            <w:r w:rsidRPr="00063550">
              <w:rPr>
                <w:sz w:val="16"/>
                <w:szCs w:val="16"/>
                <w:lang w:val="en-US"/>
              </w:rPr>
              <w:t>3.73</w:t>
            </w:r>
          </w:p>
        </w:tc>
        <w:tc>
          <w:tcPr>
            <w:tcW w:w="1095" w:type="dxa"/>
            <w:shd w:val="clear" w:color="auto" w:fill="D9D9D9"/>
            <w:tcMar>
              <w:top w:w="100" w:type="dxa"/>
              <w:left w:w="100" w:type="dxa"/>
              <w:bottom w:w="100" w:type="dxa"/>
              <w:right w:w="100" w:type="dxa"/>
            </w:tcMar>
          </w:tcPr>
          <w:p w14:paraId="5A17559C" w14:textId="77777777" w:rsidR="00664B76" w:rsidRPr="00063550" w:rsidRDefault="00D0720A">
            <w:pPr>
              <w:widowControl w:val="0"/>
              <w:rPr>
                <w:sz w:val="16"/>
                <w:szCs w:val="16"/>
                <w:lang w:val="en-US"/>
              </w:rPr>
            </w:pPr>
            <w:r w:rsidRPr="00063550">
              <w:rPr>
                <w:sz w:val="16"/>
                <w:szCs w:val="16"/>
                <w:lang w:val="en-US"/>
              </w:rPr>
              <w:t>4.39</w:t>
            </w:r>
          </w:p>
        </w:tc>
        <w:tc>
          <w:tcPr>
            <w:tcW w:w="900" w:type="dxa"/>
            <w:shd w:val="clear" w:color="auto" w:fill="D9D9D9"/>
            <w:tcMar>
              <w:top w:w="100" w:type="dxa"/>
              <w:left w:w="100" w:type="dxa"/>
              <w:bottom w:w="100" w:type="dxa"/>
              <w:right w:w="100" w:type="dxa"/>
            </w:tcMar>
          </w:tcPr>
          <w:p w14:paraId="4C3C1E6F" w14:textId="77777777" w:rsidR="00664B76" w:rsidRPr="00063550" w:rsidRDefault="00D0720A">
            <w:pPr>
              <w:widowControl w:val="0"/>
              <w:rPr>
                <w:sz w:val="16"/>
                <w:szCs w:val="16"/>
                <w:lang w:val="en-US"/>
              </w:rPr>
            </w:pPr>
            <w:r w:rsidRPr="00063550">
              <w:rPr>
                <w:sz w:val="16"/>
                <w:szCs w:val="16"/>
                <w:lang w:val="en-US"/>
              </w:rPr>
              <w:t>2.85</w:t>
            </w:r>
          </w:p>
        </w:tc>
        <w:tc>
          <w:tcPr>
            <w:tcW w:w="1095" w:type="dxa"/>
            <w:shd w:val="clear" w:color="auto" w:fill="D9D9D9"/>
            <w:tcMar>
              <w:top w:w="100" w:type="dxa"/>
              <w:left w:w="100" w:type="dxa"/>
              <w:bottom w:w="100" w:type="dxa"/>
              <w:right w:w="100" w:type="dxa"/>
            </w:tcMar>
          </w:tcPr>
          <w:p w14:paraId="39685D38" w14:textId="77777777" w:rsidR="00664B76" w:rsidRPr="00063550" w:rsidRDefault="00D0720A">
            <w:pPr>
              <w:widowControl w:val="0"/>
              <w:rPr>
                <w:sz w:val="16"/>
                <w:szCs w:val="16"/>
                <w:lang w:val="en-US"/>
              </w:rPr>
            </w:pPr>
            <w:r w:rsidRPr="00063550">
              <w:rPr>
                <w:sz w:val="16"/>
                <w:szCs w:val="16"/>
                <w:lang w:val="en-US"/>
              </w:rPr>
              <w:t>42.00</w:t>
            </w:r>
          </w:p>
        </w:tc>
        <w:tc>
          <w:tcPr>
            <w:tcW w:w="1208" w:type="dxa"/>
            <w:shd w:val="clear" w:color="auto" w:fill="D9D9D9"/>
            <w:tcMar>
              <w:top w:w="100" w:type="dxa"/>
              <w:left w:w="100" w:type="dxa"/>
              <w:bottom w:w="100" w:type="dxa"/>
              <w:right w:w="100" w:type="dxa"/>
            </w:tcMar>
          </w:tcPr>
          <w:p w14:paraId="73CCFF76" w14:textId="77777777" w:rsidR="00664B76" w:rsidRPr="00063550" w:rsidRDefault="00D0720A">
            <w:pPr>
              <w:widowControl w:val="0"/>
              <w:rPr>
                <w:sz w:val="16"/>
                <w:szCs w:val="16"/>
                <w:lang w:val="en-US"/>
              </w:rPr>
            </w:pPr>
            <w:r w:rsidRPr="00063550">
              <w:rPr>
                <w:sz w:val="16"/>
                <w:szCs w:val="16"/>
                <w:lang w:val="en-US"/>
              </w:rPr>
              <w:t>3.05</w:t>
            </w:r>
          </w:p>
        </w:tc>
      </w:tr>
      <w:tr w:rsidR="00664B76" w:rsidRPr="00063550" w14:paraId="2928F048" w14:textId="77777777">
        <w:trPr>
          <w:trHeight w:val="515"/>
        </w:trPr>
        <w:tc>
          <w:tcPr>
            <w:tcW w:w="1067" w:type="dxa"/>
            <w:tcMar>
              <w:top w:w="100" w:type="dxa"/>
              <w:left w:w="100" w:type="dxa"/>
              <w:bottom w:w="100" w:type="dxa"/>
              <w:right w:w="100" w:type="dxa"/>
            </w:tcMar>
          </w:tcPr>
          <w:p w14:paraId="08D9491E" w14:textId="77777777" w:rsidR="00664B76" w:rsidRPr="00063550" w:rsidRDefault="00D0720A">
            <w:pPr>
              <w:widowControl w:val="0"/>
              <w:rPr>
                <w:sz w:val="16"/>
                <w:szCs w:val="16"/>
                <w:lang w:val="en-US"/>
              </w:rPr>
            </w:pPr>
            <w:r w:rsidRPr="00063550">
              <w:rPr>
                <w:sz w:val="16"/>
                <w:szCs w:val="16"/>
                <w:lang w:val="en-US"/>
              </w:rPr>
              <w:t>17</w:t>
            </w:r>
          </w:p>
        </w:tc>
        <w:tc>
          <w:tcPr>
            <w:tcW w:w="1500" w:type="dxa"/>
            <w:tcMar>
              <w:top w:w="100" w:type="dxa"/>
              <w:left w:w="100" w:type="dxa"/>
              <w:bottom w:w="100" w:type="dxa"/>
              <w:right w:w="100" w:type="dxa"/>
            </w:tcMar>
          </w:tcPr>
          <w:p w14:paraId="12D6B282" w14:textId="77777777" w:rsidR="00664B76" w:rsidRPr="00063550" w:rsidRDefault="00D0720A">
            <w:pPr>
              <w:widowControl w:val="0"/>
              <w:rPr>
                <w:sz w:val="16"/>
                <w:szCs w:val="16"/>
                <w:lang w:val="en-US"/>
              </w:rPr>
            </w:pPr>
            <w:r w:rsidRPr="00063550">
              <w:rPr>
                <w:sz w:val="16"/>
                <w:szCs w:val="16"/>
                <w:lang w:val="en-US"/>
              </w:rPr>
              <w:t>13.55</w:t>
            </w:r>
          </w:p>
        </w:tc>
        <w:tc>
          <w:tcPr>
            <w:tcW w:w="1395" w:type="dxa"/>
            <w:tcMar>
              <w:top w:w="100" w:type="dxa"/>
              <w:left w:w="100" w:type="dxa"/>
              <w:bottom w:w="100" w:type="dxa"/>
              <w:right w:w="100" w:type="dxa"/>
            </w:tcMar>
          </w:tcPr>
          <w:p w14:paraId="518AD7F4" w14:textId="77777777" w:rsidR="00664B76" w:rsidRPr="00063550" w:rsidRDefault="00D0720A">
            <w:pPr>
              <w:widowControl w:val="0"/>
              <w:rPr>
                <w:sz w:val="16"/>
                <w:szCs w:val="16"/>
                <w:lang w:val="en-US"/>
              </w:rPr>
            </w:pPr>
            <w:r w:rsidRPr="00063550">
              <w:rPr>
                <w:sz w:val="16"/>
                <w:szCs w:val="16"/>
                <w:lang w:val="en-US"/>
              </w:rPr>
              <w:t>52.86</w:t>
            </w:r>
          </w:p>
        </w:tc>
        <w:tc>
          <w:tcPr>
            <w:tcW w:w="1125" w:type="dxa"/>
            <w:tcMar>
              <w:top w:w="100" w:type="dxa"/>
              <w:left w:w="100" w:type="dxa"/>
              <w:bottom w:w="100" w:type="dxa"/>
              <w:right w:w="100" w:type="dxa"/>
            </w:tcMar>
          </w:tcPr>
          <w:p w14:paraId="568B845B" w14:textId="77777777" w:rsidR="00664B76" w:rsidRPr="00063550" w:rsidRDefault="00D0720A">
            <w:pPr>
              <w:widowControl w:val="0"/>
              <w:rPr>
                <w:sz w:val="16"/>
                <w:szCs w:val="16"/>
                <w:lang w:val="en-US"/>
              </w:rPr>
            </w:pPr>
            <w:r w:rsidRPr="00063550">
              <w:rPr>
                <w:sz w:val="16"/>
                <w:szCs w:val="16"/>
                <w:lang w:val="en-US"/>
              </w:rPr>
              <w:t>3.90</w:t>
            </w:r>
          </w:p>
        </w:tc>
        <w:tc>
          <w:tcPr>
            <w:tcW w:w="1095" w:type="dxa"/>
            <w:tcMar>
              <w:top w:w="100" w:type="dxa"/>
              <w:left w:w="100" w:type="dxa"/>
              <w:bottom w:w="100" w:type="dxa"/>
              <w:right w:w="100" w:type="dxa"/>
            </w:tcMar>
          </w:tcPr>
          <w:p w14:paraId="4161734C" w14:textId="77777777" w:rsidR="00664B76" w:rsidRPr="00063550" w:rsidRDefault="00D0720A">
            <w:pPr>
              <w:widowControl w:val="0"/>
              <w:rPr>
                <w:sz w:val="16"/>
                <w:szCs w:val="16"/>
                <w:lang w:val="en-US"/>
              </w:rPr>
            </w:pPr>
            <w:r w:rsidRPr="00063550">
              <w:rPr>
                <w:sz w:val="16"/>
                <w:szCs w:val="16"/>
                <w:lang w:val="en-US"/>
              </w:rPr>
              <w:t>3.98</w:t>
            </w:r>
          </w:p>
        </w:tc>
        <w:tc>
          <w:tcPr>
            <w:tcW w:w="900" w:type="dxa"/>
            <w:tcMar>
              <w:top w:w="100" w:type="dxa"/>
              <w:left w:w="100" w:type="dxa"/>
              <w:bottom w:w="100" w:type="dxa"/>
              <w:right w:w="100" w:type="dxa"/>
            </w:tcMar>
          </w:tcPr>
          <w:p w14:paraId="5290F516" w14:textId="77777777" w:rsidR="00664B76" w:rsidRPr="00063550" w:rsidRDefault="00D0720A">
            <w:pPr>
              <w:widowControl w:val="0"/>
              <w:rPr>
                <w:sz w:val="16"/>
                <w:szCs w:val="16"/>
                <w:lang w:val="en-US"/>
              </w:rPr>
            </w:pPr>
            <w:r w:rsidRPr="00063550">
              <w:rPr>
                <w:sz w:val="16"/>
                <w:szCs w:val="16"/>
                <w:lang w:val="en-US"/>
              </w:rPr>
              <w:t>2.62</w:t>
            </w:r>
          </w:p>
        </w:tc>
        <w:tc>
          <w:tcPr>
            <w:tcW w:w="1095" w:type="dxa"/>
            <w:tcMar>
              <w:top w:w="100" w:type="dxa"/>
              <w:left w:w="100" w:type="dxa"/>
              <w:bottom w:w="100" w:type="dxa"/>
              <w:right w:w="100" w:type="dxa"/>
            </w:tcMar>
          </w:tcPr>
          <w:p w14:paraId="1E173BF7" w14:textId="77777777" w:rsidR="00664B76" w:rsidRPr="00063550" w:rsidRDefault="00D0720A">
            <w:pPr>
              <w:widowControl w:val="0"/>
              <w:rPr>
                <w:sz w:val="16"/>
                <w:szCs w:val="16"/>
                <w:lang w:val="en-US"/>
              </w:rPr>
            </w:pPr>
            <w:r w:rsidRPr="00063550">
              <w:rPr>
                <w:sz w:val="16"/>
                <w:szCs w:val="16"/>
                <w:lang w:val="en-US"/>
              </w:rPr>
              <w:t>47.00</w:t>
            </w:r>
          </w:p>
        </w:tc>
        <w:tc>
          <w:tcPr>
            <w:tcW w:w="1208" w:type="dxa"/>
            <w:tcMar>
              <w:top w:w="100" w:type="dxa"/>
              <w:left w:w="100" w:type="dxa"/>
              <w:bottom w:w="100" w:type="dxa"/>
              <w:right w:w="100" w:type="dxa"/>
            </w:tcMar>
          </w:tcPr>
          <w:p w14:paraId="7C642694" w14:textId="77777777" w:rsidR="00664B76" w:rsidRPr="00063550" w:rsidRDefault="00D0720A">
            <w:pPr>
              <w:widowControl w:val="0"/>
              <w:rPr>
                <w:sz w:val="16"/>
                <w:szCs w:val="16"/>
                <w:lang w:val="en-US"/>
              </w:rPr>
            </w:pPr>
            <w:r w:rsidRPr="00063550">
              <w:rPr>
                <w:sz w:val="16"/>
                <w:szCs w:val="16"/>
                <w:lang w:val="en-US"/>
              </w:rPr>
              <w:t>3.47</w:t>
            </w:r>
          </w:p>
        </w:tc>
      </w:tr>
      <w:tr w:rsidR="00664B76" w:rsidRPr="00063550" w14:paraId="641D389B" w14:textId="77777777">
        <w:trPr>
          <w:trHeight w:val="515"/>
        </w:trPr>
        <w:tc>
          <w:tcPr>
            <w:tcW w:w="1067" w:type="dxa"/>
            <w:shd w:val="clear" w:color="auto" w:fill="D9D9D9"/>
            <w:tcMar>
              <w:top w:w="100" w:type="dxa"/>
              <w:left w:w="100" w:type="dxa"/>
              <w:bottom w:w="100" w:type="dxa"/>
              <w:right w:w="100" w:type="dxa"/>
            </w:tcMar>
          </w:tcPr>
          <w:p w14:paraId="2296BF04" w14:textId="77777777" w:rsidR="00664B76" w:rsidRPr="00063550" w:rsidRDefault="00D0720A">
            <w:pPr>
              <w:widowControl w:val="0"/>
              <w:rPr>
                <w:sz w:val="16"/>
                <w:szCs w:val="16"/>
                <w:lang w:val="en-US"/>
              </w:rPr>
            </w:pPr>
            <w:r w:rsidRPr="00063550">
              <w:rPr>
                <w:sz w:val="16"/>
                <w:szCs w:val="16"/>
                <w:lang w:val="en-US"/>
              </w:rPr>
              <w:t>18</w:t>
            </w:r>
          </w:p>
        </w:tc>
        <w:tc>
          <w:tcPr>
            <w:tcW w:w="1500" w:type="dxa"/>
            <w:shd w:val="clear" w:color="auto" w:fill="D9D9D9"/>
            <w:tcMar>
              <w:top w:w="100" w:type="dxa"/>
              <w:left w:w="100" w:type="dxa"/>
              <w:bottom w:w="100" w:type="dxa"/>
              <w:right w:w="100" w:type="dxa"/>
            </w:tcMar>
          </w:tcPr>
          <w:p w14:paraId="0C2AD386" w14:textId="77777777" w:rsidR="00664B76" w:rsidRPr="00063550" w:rsidRDefault="00D0720A">
            <w:pPr>
              <w:widowControl w:val="0"/>
              <w:rPr>
                <w:sz w:val="16"/>
                <w:szCs w:val="16"/>
                <w:lang w:val="en-US"/>
              </w:rPr>
            </w:pPr>
            <w:r w:rsidRPr="00063550">
              <w:rPr>
                <w:sz w:val="16"/>
                <w:szCs w:val="16"/>
                <w:lang w:val="en-US"/>
              </w:rPr>
              <w:t>13.24</w:t>
            </w:r>
          </w:p>
        </w:tc>
        <w:tc>
          <w:tcPr>
            <w:tcW w:w="1395" w:type="dxa"/>
            <w:shd w:val="clear" w:color="auto" w:fill="D9D9D9"/>
            <w:tcMar>
              <w:top w:w="100" w:type="dxa"/>
              <w:left w:w="100" w:type="dxa"/>
              <w:bottom w:w="100" w:type="dxa"/>
              <w:right w:w="100" w:type="dxa"/>
            </w:tcMar>
          </w:tcPr>
          <w:p w14:paraId="620171B4" w14:textId="77777777" w:rsidR="00664B76" w:rsidRPr="00063550" w:rsidRDefault="00D0720A">
            <w:pPr>
              <w:widowControl w:val="0"/>
              <w:rPr>
                <w:sz w:val="16"/>
                <w:szCs w:val="16"/>
                <w:lang w:val="en-US"/>
              </w:rPr>
            </w:pPr>
            <w:r w:rsidRPr="00063550">
              <w:rPr>
                <w:sz w:val="16"/>
                <w:szCs w:val="16"/>
                <w:lang w:val="en-US"/>
              </w:rPr>
              <w:t>50.05</w:t>
            </w:r>
          </w:p>
        </w:tc>
        <w:tc>
          <w:tcPr>
            <w:tcW w:w="1125" w:type="dxa"/>
            <w:shd w:val="clear" w:color="auto" w:fill="D9D9D9"/>
            <w:tcMar>
              <w:top w:w="100" w:type="dxa"/>
              <w:left w:w="100" w:type="dxa"/>
              <w:bottom w:w="100" w:type="dxa"/>
              <w:right w:w="100" w:type="dxa"/>
            </w:tcMar>
          </w:tcPr>
          <w:p w14:paraId="6C73DECE" w14:textId="77777777" w:rsidR="00664B76" w:rsidRPr="00063550" w:rsidRDefault="00D0720A">
            <w:pPr>
              <w:widowControl w:val="0"/>
              <w:rPr>
                <w:sz w:val="16"/>
                <w:szCs w:val="16"/>
                <w:lang w:val="en-US"/>
              </w:rPr>
            </w:pPr>
            <w:r w:rsidRPr="00063550">
              <w:rPr>
                <w:sz w:val="16"/>
                <w:szCs w:val="16"/>
                <w:lang w:val="en-US"/>
              </w:rPr>
              <w:t>3.78</w:t>
            </w:r>
          </w:p>
        </w:tc>
        <w:tc>
          <w:tcPr>
            <w:tcW w:w="1095" w:type="dxa"/>
            <w:shd w:val="clear" w:color="auto" w:fill="D9D9D9"/>
            <w:tcMar>
              <w:top w:w="100" w:type="dxa"/>
              <w:left w:w="100" w:type="dxa"/>
              <w:bottom w:w="100" w:type="dxa"/>
              <w:right w:w="100" w:type="dxa"/>
            </w:tcMar>
          </w:tcPr>
          <w:p w14:paraId="34376B90" w14:textId="77777777" w:rsidR="00664B76" w:rsidRPr="00063550" w:rsidRDefault="00D0720A">
            <w:pPr>
              <w:widowControl w:val="0"/>
              <w:rPr>
                <w:sz w:val="16"/>
                <w:szCs w:val="16"/>
                <w:lang w:val="en-US"/>
              </w:rPr>
            </w:pPr>
            <w:r w:rsidRPr="00063550">
              <w:rPr>
                <w:sz w:val="16"/>
                <w:szCs w:val="16"/>
                <w:lang w:val="en-US"/>
              </w:rPr>
              <w:t>3.65</w:t>
            </w:r>
          </w:p>
        </w:tc>
        <w:tc>
          <w:tcPr>
            <w:tcW w:w="900" w:type="dxa"/>
            <w:shd w:val="clear" w:color="auto" w:fill="D9D9D9"/>
            <w:tcMar>
              <w:top w:w="100" w:type="dxa"/>
              <w:left w:w="100" w:type="dxa"/>
              <w:bottom w:w="100" w:type="dxa"/>
              <w:right w:w="100" w:type="dxa"/>
            </w:tcMar>
          </w:tcPr>
          <w:p w14:paraId="4D264E5A" w14:textId="77777777" w:rsidR="00664B76" w:rsidRPr="00063550" w:rsidRDefault="00D0720A">
            <w:pPr>
              <w:widowControl w:val="0"/>
              <w:rPr>
                <w:sz w:val="16"/>
                <w:szCs w:val="16"/>
                <w:lang w:val="en-US"/>
              </w:rPr>
            </w:pPr>
            <w:r w:rsidRPr="00063550">
              <w:rPr>
                <w:sz w:val="16"/>
                <w:szCs w:val="16"/>
                <w:lang w:val="en-US"/>
              </w:rPr>
              <w:t>2.94</w:t>
            </w:r>
          </w:p>
        </w:tc>
        <w:tc>
          <w:tcPr>
            <w:tcW w:w="1095" w:type="dxa"/>
            <w:shd w:val="clear" w:color="auto" w:fill="D9D9D9"/>
            <w:tcMar>
              <w:top w:w="100" w:type="dxa"/>
              <w:left w:w="100" w:type="dxa"/>
              <w:bottom w:w="100" w:type="dxa"/>
              <w:right w:w="100" w:type="dxa"/>
            </w:tcMar>
          </w:tcPr>
          <w:p w14:paraId="5198A0C5" w14:textId="77777777" w:rsidR="00664B76" w:rsidRPr="00063550" w:rsidRDefault="00D0720A">
            <w:pPr>
              <w:widowControl w:val="0"/>
              <w:rPr>
                <w:sz w:val="16"/>
                <w:szCs w:val="16"/>
                <w:lang w:val="en-US"/>
              </w:rPr>
            </w:pPr>
            <w:r w:rsidRPr="00063550">
              <w:rPr>
                <w:sz w:val="16"/>
                <w:szCs w:val="16"/>
                <w:lang w:val="en-US"/>
              </w:rPr>
              <w:t>45.00</w:t>
            </w:r>
          </w:p>
        </w:tc>
        <w:tc>
          <w:tcPr>
            <w:tcW w:w="1208" w:type="dxa"/>
            <w:shd w:val="clear" w:color="auto" w:fill="D9D9D9"/>
            <w:tcMar>
              <w:top w:w="100" w:type="dxa"/>
              <w:left w:w="100" w:type="dxa"/>
              <w:bottom w:w="100" w:type="dxa"/>
              <w:right w:w="100" w:type="dxa"/>
            </w:tcMar>
          </w:tcPr>
          <w:p w14:paraId="675C89BE" w14:textId="77777777" w:rsidR="00664B76" w:rsidRPr="00063550" w:rsidRDefault="00D0720A">
            <w:pPr>
              <w:widowControl w:val="0"/>
              <w:rPr>
                <w:sz w:val="16"/>
                <w:szCs w:val="16"/>
                <w:lang w:val="en-US"/>
              </w:rPr>
            </w:pPr>
            <w:r w:rsidRPr="00063550">
              <w:rPr>
                <w:sz w:val="16"/>
                <w:szCs w:val="16"/>
                <w:lang w:val="en-US"/>
              </w:rPr>
              <w:t>3.40</w:t>
            </w:r>
          </w:p>
        </w:tc>
      </w:tr>
      <w:tr w:rsidR="00664B76" w:rsidRPr="00063550" w14:paraId="2DF13F57" w14:textId="77777777">
        <w:trPr>
          <w:trHeight w:val="515"/>
        </w:trPr>
        <w:tc>
          <w:tcPr>
            <w:tcW w:w="1067" w:type="dxa"/>
            <w:tcMar>
              <w:top w:w="100" w:type="dxa"/>
              <w:left w:w="100" w:type="dxa"/>
              <w:bottom w:w="100" w:type="dxa"/>
              <w:right w:w="100" w:type="dxa"/>
            </w:tcMar>
          </w:tcPr>
          <w:p w14:paraId="50117271" w14:textId="77777777" w:rsidR="00664B76" w:rsidRPr="00063550" w:rsidRDefault="00D0720A">
            <w:pPr>
              <w:widowControl w:val="0"/>
              <w:rPr>
                <w:sz w:val="16"/>
                <w:szCs w:val="16"/>
                <w:lang w:val="en-US"/>
              </w:rPr>
            </w:pPr>
            <w:r w:rsidRPr="00063550">
              <w:rPr>
                <w:sz w:val="16"/>
                <w:szCs w:val="16"/>
                <w:lang w:val="en-US"/>
              </w:rPr>
              <w:t>19</w:t>
            </w:r>
          </w:p>
        </w:tc>
        <w:tc>
          <w:tcPr>
            <w:tcW w:w="1500" w:type="dxa"/>
            <w:tcMar>
              <w:top w:w="100" w:type="dxa"/>
              <w:left w:w="100" w:type="dxa"/>
              <w:bottom w:w="100" w:type="dxa"/>
              <w:right w:w="100" w:type="dxa"/>
            </w:tcMar>
          </w:tcPr>
          <w:p w14:paraId="4860349D" w14:textId="77777777" w:rsidR="00664B76" w:rsidRPr="00063550" w:rsidRDefault="00D0720A">
            <w:pPr>
              <w:widowControl w:val="0"/>
              <w:rPr>
                <w:sz w:val="16"/>
                <w:szCs w:val="16"/>
                <w:lang w:val="en-US"/>
              </w:rPr>
            </w:pPr>
            <w:r w:rsidRPr="00063550">
              <w:rPr>
                <w:sz w:val="16"/>
                <w:szCs w:val="16"/>
                <w:lang w:val="en-US"/>
              </w:rPr>
              <w:t>12.93</w:t>
            </w:r>
          </w:p>
        </w:tc>
        <w:tc>
          <w:tcPr>
            <w:tcW w:w="1395" w:type="dxa"/>
            <w:tcMar>
              <w:top w:w="100" w:type="dxa"/>
              <w:left w:w="100" w:type="dxa"/>
              <w:bottom w:w="100" w:type="dxa"/>
              <w:right w:w="100" w:type="dxa"/>
            </w:tcMar>
          </w:tcPr>
          <w:p w14:paraId="2DCF4387" w14:textId="77777777" w:rsidR="00664B76" w:rsidRPr="00063550" w:rsidRDefault="00D0720A">
            <w:pPr>
              <w:widowControl w:val="0"/>
              <w:rPr>
                <w:sz w:val="16"/>
                <w:szCs w:val="16"/>
                <w:lang w:val="en-US"/>
              </w:rPr>
            </w:pPr>
            <w:r w:rsidRPr="00063550">
              <w:rPr>
                <w:sz w:val="16"/>
                <w:szCs w:val="16"/>
                <w:lang w:val="en-US"/>
              </w:rPr>
              <w:t>41.59</w:t>
            </w:r>
          </w:p>
        </w:tc>
        <w:tc>
          <w:tcPr>
            <w:tcW w:w="1125" w:type="dxa"/>
            <w:tcMar>
              <w:top w:w="100" w:type="dxa"/>
              <w:left w:w="100" w:type="dxa"/>
              <w:bottom w:w="100" w:type="dxa"/>
              <w:right w:w="100" w:type="dxa"/>
            </w:tcMar>
          </w:tcPr>
          <w:p w14:paraId="035E5961" w14:textId="77777777" w:rsidR="00664B76" w:rsidRPr="00063550" w:rsidRDefault="00D0720A">
            <w:pPr>
              <w:widowControl w:val="0"/>
              <w:rPr>
                <w:sz w:val="16"/>
                <w:szCs w:val="16"/>
                <w:lang w:val="en-US"/>
              </w:rPr>
            </w:pPr>
            <w:r w:rsidRPr="00063550">
              <w:rPr>
                <w:sz w:val="16"/>
                <w:szCs w:val="16"/>
                <w:lang w:val="en-US"/>
              </w:rPr>
              <w:t>3.22</w:t>
            </w:r>
          </w:p>
        </w:tc>
        <w:tc>
          <w:tcPr>
            <w:tcW w:w="1095" w:type="dxa"/>
            <w:tcMar>
              <w:top w:w="100" w:type="dxa"/>
              <w:left w:w="100" w:type="dxa"/>
              <w:bottom w:w="100" w:type="dxa"/>
              <w:right w:w="100" w:type="dxa"/>
            </w:tcMar>
          </w:tcPr>
          <w:p w14:paraId="55978EB7" w14:textId="77777777" w:rsidR="00664B76" w:rsidRPr="00063550" w:rsidRDefault="00D0720A">
            <w:pPr>
              <w:widowControl w:val="0"/>
              <w:rPr>
                <w:sz w:val="16"/>
                <w:szCs w:val="16"/>
                <w:lang w:val="en-US"/>
              </w:rPr>
            </w:pPr>
            <w:r w:rsidRPr="00063550">
              <w:rPr>
                <w:sz w:val="16"/>
                <w:szCs w:val="16"/>
                <w:lang w:val="en-US"/>
              </w:rPr>
              <w:t>4.84</w:t>
            </w:r>
          </w:p>
        </w:tc>
        <w:tc>
          <w:tcPr>
            <w:tcW w:w="900" w:type="dxa"/>
            <w:tcMar>
              <w:top w:w="100" w:type="dxa"/>
              <w:left w:w="100" w:type="dxa"/>
              <w:bottom w:w="100" w:type="dxa"/>
              <w:right w:w="100" w:type="dxa"/>
            </w:tcMar>
          </w:tcPr>
          <w:p w14:paraId="324AF054" w14:textId="77777777" w:rsidR="00664B76" w:rsidRPr="00063550" w:rsidRDefault="00D0720A">
            <w:pPr>
              <w:widowControl w:val="0"/>
              <w:rPr>
                <w:sz w:val="16"/>
                <w:szCs w:val="16"/>
                <w:lang w:val="en-US"/>
              </w:rPr>
            </w:pPr>
            <w:r w:rsidRPr="00063550">
              <w:rPr>
                <w:sz w:val="16"/>
                <w:szCs w:val="16"/>
                <w:lang w:val="en-US"/>
              </w:rPr>
              <w:t>2.70</w:t>
            </w:r>
          </w:p>
        </w:tc>
        <w:tc>
          <w:tcPr>
            <w:tcW w:w="1095" w:type="dxa"/>
            <w:tcMar>
              <w:top w:w="100" w:type="dxa"/>
              <w:left w:w="100" w:type="dxa"/>
              <w:bottom w:w="100" w:type="dxa"/>
              <w:right w:w="100" w:type="dxa"/>
            </w:tcMar>
          </w:tcPr>
          <w:p w14:paraId="7FF284ED" w14:textId="77777777" w:rsidR="00664B76" w:rsidRPr="00063550" w:rsidRDefault="00D0720A">
            <w:pPr>
              <w:widowControl w:val="0"/>
              <w:rPr>
                <w:sz w:val="16"/>
                <w:szCs w:val="16"/>
                <w:lang w:val="en-US"/>
              </w:rPr>
            </w:pPr>
            <w:r w:rsidRPr="00063550">
              <w:rPr>
                <w:sz w:val="16"/>
                <w:szCs w:val="16"/>
                <w:lang w:val="en-US"/>
              </w:rPr>
              <w:t>31.00</w:t>
            </w:r>
          </w:p>
        </w:tc>
        <w:tc>
          <w:tcPr>
            <w:tcW w:w="1208" w:type="dxa"/>
            <w:tcMar>
              <w:top w:w="100" w:type="dxa"/>
              <w:left w:w="100" w:type="dxa"/>
              <w:bottom w:w="100" w:type="dxa"/>
              <w:right w:w="100" w:type="dxa"/>
            </w:tcMar>
          </w:tcPr>
          <w:p w14:paraId="15E28411" w14:textId="77777777" w:rsidR="00664B76" w:rsidRPr="00063550" w:rsidRDefault="00D0720A">
            <w:pPr>
              <w:widowControl w:val="0"/>
              <w:rPr>
                <w:sz w:val="16"/>
                <w:szCs w:val="16"/>
                <w:lang w:val="en-US"/>
              </w:rPr>
            </w:pPr>
            <w:r w:rsidRPr="00063550">
              <w:rPr>
                <w:sz w:val="16"/>
                <w:szCs w:val="16"/>
                <w:lang w:val="en-US"/>
              </w:rPr>
              <w:t>2.40</w:t>
            </w:r>
          </w:p>
        </w:tc>
      </w:tr>
      <w:tr w:rsidR="00664B76" w:rsidRPr="00063550" w14:paraId="51ED4F62" w14:textId="77777777">
        <w:trPr>
          <w:trHeight w:val="515"/>
        </w:trPr>
        <w:tc>
          <w:tcPr>
            <w:tcW w:w="1067" w:type="dxa"/>
            <w:shd w:val="clear" w:color="auto" w:fill="D9D9D9"/>
            <w:tcMar>
              <w:top w:w="100" w:type="dxa"/>
              <w:left w:w="100" w:type="dxa"/>
              <w:bottom w:w="100" w:type="dxa"/>
              <w:right w:w="100" w:type="dxa"/>
            </w:tcMar>
          </w:tcPr>
          <w:p w14:paraId="1B17CB2B" w14:textId="77777777" w:rsidR="00664B76" w:rsidRPr="00063550" w:rsidRDefault="00D0720A">
            <w:pPr>
              <w:widowControl w:val="0"/>
              <w:rPr>
                <w:sz w:val="16"/>
                <w:szCs w:val="16"/>
                <w:lang w:val="en-US"/>
              </w:rPr>
            </w:pPr>
            <w:r w:rsidRPr="00063550">
              <w:rPr>
                <w:sz w:val="16"/>
                <w:szCs w:val="16"/>
                <w:lang w:val="en-US"/>
              </w:rPr>
              <w:t>20</w:t>
            </w:r>
          </w:p>
        </w:tc>
        <w:tc>
          <w:tcPr>
            <w:tcW w:w="1500" w:type="dxa"/>
            <w:shd w:val="clear" w:color="auto" w:fill="D9D9D9"/>
            <w:tcMar>
              <w:top w:w="100" w:type="dxa"/>
              <w:left w:w="100" w:type="dxa"/>
              <w:bottom w:w="100" w:type="dxa"/>
              <w:right w:w="100" w:type="dxa"/>
            </w:tcMar>
          </w:tcPr>
          <w:p w14:paraId="7AD9ECEF" w14:textId="77777777" w:rsidR="00664B76" w:rsidRPr="00063550" w:rsidRDefault="00D0720A">
            <w:pPr>
              <w:widowControl w:val="0"/>
              <w:rPr>
                <w:sz w:val="16"/>
                <w:szCs w:val="16"/>
                <w:lang w:val="en-US"/>
              </w:rPr>
            </w:pPr>
            <w:r w:rsidRPr="00063550">
              <w:rPr>
                <w:sz w:val="16"/>
                <w:szCs w:val="16"/>
                <w:lang w:val="en-US"/>
              </w:rPr>
              <w:t>12.86</w:t>
            </w:r>
          </w:p>
        </w:tc>
        <w:tc>
          <w:tcPr>
            <w:tcW w:w="1395" w:type="dxa"/>
            <w:shd w:val="clear" w:color="auto" w:fill="D9D9D9"/>
            <w:tcMar>
              <w:top w:w="100" w:type="dxa"/>
              <w:left w:w="100" w:type="dxa"/>
              <w:bottom w:w="100" w:type="dxa"/>
              <w:right w:w="100" w:type="dxa"/>
            </w:tcMar>
          </w:tcPr>
          <w:p w14:paraId="1563957F" w14:textId="77777777" w:rsidR="00664B76" w:rsidRPr="00063550" w:rsidRDefault="00D0720A">
            <w:pPr>
              <w:widowControl w:val="0"/>
              <w:rPr>
                <w:sz w:val="16"/>
                <w:szCs w:val="16"/>
                <w:lang w:val="en-US"/>
              </w:rPr>
            </w:pPr>
            <w:r w:rsidRPr="00063550">
              <w:rPr>
                <w:sz w:val="16"/>
                <w:szCs w:val="16"/>
                <w:lang w:val="en-US"/>
              </w:rPr>
              <w:t>58.60</w:t>
            </w:r>
          </w:p>
        </w:tc>
        <w:tc>
          <w:tcPr>
            <w:tcW w:w="1125" w:type="dxa"/>
            <w:shd w:val="clear" w:color="auto" w:fill="D9D9D9"/>
            <w:tcMar>
              <w:top w:w="100" w:type="dxa"/>
              <w:left w:w="100" w:type="dxa"/>
              <w:bottom w:w="100" w:type="dxa"/>
              <w:right w:w="100" w:type="dxa"/>
            </w:tcMar>
          </w:tcPr>
          <w:p w14:paraId="286AE89A" w14:textId="77777777" w:rsidR="00664B76" w:rsidRPr="00063550" w:rsidRDefault="00D0720A">
            <w:pPr>
              <w:widowControl w:val="0"/>
              <w:rPr>
                <w:sz w:val="16"/>
                <w:szCs w:val="16"/>
                <w:lang w:val="en-US"/>
              </w:rPr>
            </w:pPr>
            <w:r w:rsidRPr="00063550">
              <w:rPr>
                <w:sz w:val="16"/>
                <w:szCs w:val="16"/>
                <w:lang w:val="en-US"/>
              </w:rPr>
              <w:t>4.56</w:t>
            </w:r>
          </w:p>
        </w:tc>
        <w:tc>
          <w:tcPr>
            <w:tcW w:w="1095" w:type="dxa"/>
            <w:shd w:val="clear" w:color="auto" w:fill="D9D9D9"/>
            <w:tcMar>
              <w:top w:w="100" w:type="dxa"/>
              <w:left w:w="100" w:type="dxa"/>
              <w:bottom w:w="100" w:type="dxa"/>
              <w:right w:w="100" w:type="dxa"/>
            </w:tcMar>
          </w:tcPr>
          <w:p w14:paraId="286A3004" w14:textId="77777777" w:rsidR="00664B76" w:rsidRPr="00063550" w:rsidRDefault="00D0720A">
            <w:pPr>
              <w:widowControl w:val="0"/>
              <w:rPr>
                <w:sz w:val="16"/>
                <w:szCs w:val="16"/>
                <w:lang w:val="en-US"/>
              </w:rPr>
            </w:pPr>
            <w:r w:rsidRPr="00063550">
              <w:rPr>
                <w:sz w:val="16"/>
                <w:szCs w:val="16"/>
                <w:lang w:val="en-US"/>
              </w:rPr>
              <w:t>4.77</w:t>
            </w:r>
          </w:p>
        </w:tc>
        <w:tc>
          <w:tcPr>
            <w:tcW w:w="900" w:type="dxa"/>
            <w:shd w:val="clear" w:color="auto" w:fill="D9D9D9"/>
            <w:tcMar>
              <w:top w:w="100" w:type="dxa"/>
              <w:left w:w="100" w:type="dxa"/>
              <w:bottom w:w="100" w:type="dxa"/>
              <w:right w:w="100" w:type="dxa"/>
            </w:tcMar>
          </w:tcPr>
          <w:p w14:paraId="0CC0DBA7" w14:textId="77777777" w:rsidR="00664B76" w:rsidRPr="00063550" w:rsidRDefault="00D0720A">
            <w:pPr>
              <w:widowControl w:val="0"/>
              <w:rPr>
                <w:sz w:val="16"/>
                <w:szCs w:val="16"/>
                <w:lang w:val="en-US"/>
              </w:rPr>
            </w:pPr>
            <w:r w:rsidRPr="00063550">
              <w:rPr>
                <w:sz w:val="16"/>
                <w:szCs w:val="16"/>
                <w:lang w:val="en-US"/>
              </w:rPr>
              <w:t>1.78</w:t>
            </w:r>
          </w:p>
        </w:tc>
        <w:tc>
          <w:tcPr>
            <w:tcW w:w="1095" w:type="dxa"/>
            <w:shd w:val="clear" w:color="auto" w:fill="D9D9D9"/>
            <w:tcMar>
              <w:top w:w="100" w:type="dxa"/>
              <w:left w:w="100" w:type="dxa"/>
              <w:bottom w:w="100" w:type="dxa"/>
              <w:right w:w="100" w:type="dxa"/>
            </w:tcMar>
          </w:tcPr>
          <w:p w14:paraId="5DB7531C" w14:textId="77777777" w:rsidR="00664B76" w:rsidRPr="00063550" w:rsidRDefault="00D0720A">
            <w:pPr>
              <w:widowControl w:val="0"/>
              <w:rPr>
                <w:sz w:val="16"/>
                <w:szCs w:val="16"/>
                <w:lang w:val="en-US"/>
              </w:rPr>
            </w:pPr>
            <w:r w:rsidRPr="00063550">
              <w:rPr>
                <w:sz w:val="16"/>
                <w:szCs w:val="16"/>
                <w:lang w:val="en-US"/>
              </w:rPr>
              <w:t>47.00</w:t>
            </w:r>
          </w:p>
        </w:tc>
        <w:tc>
          <w:tcPr>
            <w:tcW w:w="1208" w:type="dxa"/>
            <w:shd w:val="clear" w:color="auto" w:fill="D9D9D9"/>
            <w:tcMar>
              <w:top w:w="100" w:type="dxa"/>
              <w:left w:w="100" w:type="dxa"/>
              <w:bottom w:w="100" w:type="dxa"/>
              <w:right w:w="100" w:type="dxa"/>
            </w:tcMar>
          </w:tcPr>
          <w:p w14:paraId="5CFC30E9" w14:textId="77777777" w:rsidR="00664B76" w:rsidRPr="00063550" w:rsidRDefault="00D0720A">
            <w:pPr>
              <w:widowControl w:val="0"/>
              <w:rPr>
                <w:sz w:val="16"/>
                <w:szCs w:val="16"/>
                <w:lang w:val="en-US"/>
              </w:rPr>
            </w:pPr>
            <w:r w:rsidRPr="00063550">
              <w:rPr>
                <w:sz w:val="16"/>
                <w:szCs w:val="16"/>
                <w:lang w:val="en-US"/>
              </w:rPr>
              <w:t>3.65</w:t>
            </w:r>
          </w:p>
        </w:tc>
      </w:tr>
      <w:tr w:rsidR="00664B76" w:rsidRPr="00063550" w14:paraId="032D718D" w14:textId="77777777">
        <w:trPr>
          <w:trHeight w:val="515"/>
        </w:trPr>
        <w:tc>
          <w:tcPr>
            <w:tcW w:w="1067" w:type="dxa"/>
            <w:tcMar>
              <w:top w:w="100" w:type="dxa"/>
              <w:left w:w="100" w:type="dxa"/>
              <w:bottom w:w="100" w:type="dxa"/>
              <w:right w:w="100" w:type="dxa"/>
            </w:tcMar>
          </w:tcPr>
          <w:p w14:paraId="180B3C4B" w14:textId="77777777" w:rsidR="00664B76" w:rsidRPr="00063550" w:rsidRDefault="00D0720A">
            <w:pPr>
              <w:widowControl w:val="0"/>
              <w:rPr>
                <w:sz w:val="16"/>
                <w:szCs w:val="16"/>
                <w:lang w:val="en-US"/>
              </w:rPr>
            </w:pPr>
            <w:r w:rsidRPr="00063550">
              <w:rPr>
                <w:sz w:val="16"/>
                <w:szCs w:val="16"/>
                <w:lang w:val="en-US"/>
              </w:rPr>
              <w:t>21</w:t>
            </w:r>
          </w:p>
        </w:tc>
        <w:tc>
          <w:tcPr>
            <w:tcW w:w="1500" w:type="dxa"/>
            <w:tcMar>
              <w:top w:w="100" w:type="dxa"/>
              <w:left w:w="100" w:type="dxa"/>
              <w:bottom w:w="100" w:type="dxa"/>
              <w:right w:w="100" w:type="dxa"/>
            </w:tcMar>
          </w:tcPr>
          <w:p w14:paraId="0214CCFC" w14:textId="77777777" w:rsidR="00664B76" w:rsidRPr="00063550" w:rsidRDefault="00D0720A">
            <w:pPr>
              <w:widowControl w:val="0"/>
              <w:rPr>
                <w:sz w:val="16"/>
                <w:szCs w:val="16"/>
                <w:lang w:val="en-US"/>
              </w:rPr>
            </w:pPr>
            <w:r w:rsidRPr="00063550">
              <w:rPr>
                <w:sz w:val="16"/>
                <w:szCs w:val="16"/>
                <w:lang w:val="en-US"/>
              </w:rPr>
              <w:t>12.59</w:t>
            </w:r>
          </w:p>
        </w:tc>
        <w:tc>
          <w:tcPr>
            <w:tcW w:w="1395" w:type="dxa"/>
            <w:tcMar>
              <w:top w:w="100" w:type="dxa"/>
              <w:left w:w="100" w:type="dxa"/>
              <w:bottom w:w="100" w:type="dxa"/>
              <w:right w:w="100" w:type="dxa"/>
            </w:tcMar>
          </w:tcPr>
          <w:p w14:paraId="73089AD0" w14:textId="77777777" w:rsidR="00664B76" w:rsidRPr="00063550" w:rsidRDefault="00D0720A">
            <w:pPr>
              <w:widowControl w:val="0"/>
              <w:rPr>
                <w:sz w:val="16"/>
                <w:szCs w:val="16"/>
                <w:lang w:val="en-US"/>
              </w:rPr>
            </w:pPr>
            <w:r w:rsidRPr="00063550">
              <w:rPr>
                <w:sz w:val="16"/>
                <w:szCs w:val="16"/>
                <w:lang w:val="en-US"/>
              </w:rPr>
              <w:t>54.36</w:t>
            </w:r>
          </w:p>
        </w:tc>
        <w:tc>
          <w:tcPr>
            <w:tcW w:w="1125" w:type="dxa"/>
            <w:tcMar>
              <w:top w:w="100" w:type="dxa"/>
              <w:left w:w="100" w:type="dxa"/>
              <w:bottom w:w="100" w:type="dxa"/>
              <w:right w:w="100" w:type="dxa"/>
            </w:tcMar>
          </w:tcPr>
          <w:p w14:paraId="2C281168" w14:textId="77777777" w:rsidR="00664B76" w:rsidRPr="00063550" w:rsidRDefault="00D0720A">
            <w:pPr>
              <w:widowControl w:val="0"/>
              <w:rPr>
                <w:sz w:val="16"/>
                <w:szCs w:val="16"/>
                <w:lang w:val="en-US"/>
              </w:rPr>
            </w:pPr>
            <w:r w:rsidRPr="00063550">
              <w:rPr>
                <w:sz w:val="16"/>
                <w:szCs w:val="16"/>
                <w:lang w:val="en-US"/>
              </w:rPr>
              <w:t>4.32</w:t>
            </w:r>
          </w:p>
        </w:tc>
        <w:tc>
          <w:tcPr>
            <w:tcW w:w="1095" w:type="dxa"/>
            <w:tcMar>
              <w:top w:w="100" w:type="dxa"/>
              <w:left w:w="100" w:type="dxa"/>
              <w:bottom w:w="100" w:type="dxa"/>
              <w:right w:w="100" w:type="dxa"/>
            </w:tcMar>
          </w:tcPr>
          <w:p w14:paraId="1830864B" w14:textId="77777777" w:rsidR="00664B76" w:rsidRPr="00063550" w:rsidRDefault="00D0720A">
            <w:pPr>
              <w:widowControl w:val="0"/>
              <w:rPr>
                <w:sz w:val="16"/>
                <w:szCs w:val="16"/>
                <w:lang w:val="en-US"/>
              </w:rPr>
            </w:pPr>
            <w:r w:rsidRPr="00063550">
              <w:rPr>
                <w:sz w:val="16"/>
                <w:szCs w:val="16"/>
                <w:lang w:val="en-US"/>
              </w:rPr>
              <w:t>4.08</w:t>
            </w:r>
          </w:p>
        </w:tc>
        <w:tc>
          <w:tcPr>
            <w:tcW w:w="900" w:type="dxa"/>
            <w:tcMar>
              <w:top w:w="100" w:type="dxa"/>
              <w:left w:w="100" w:type="dxa"/>
              <w:bottom w:w="100" w:type="dxa"/>
              <w:right w:w="100" w:type="dxa"/>
            </w:tcMar>
          </w:tcPr>
          <w:p w14:paraId="189CB7FA" w14:textId="77777777" w:rsidR="00664B76" w:rsidRPr="00063550" w:rsidRDefault="00D0720A">
            <w:pPr>
              <w:widowControl w:val="0"/>
              <w:rPr>
                <w:sz w:val="16"/>
                <w:szCs w:val="16"/>
                <w:lang w:val="en-US"/>
              </w:rPr>
            </w:pPr>
            <w:r w:rsidRPr="00063550">
              <w:rPr>
                <w:sz w:val="16"/>
                <w:szCs w:val="16"/>
                <w:lang w:val="en-US"/>
              </w:rPr>
              <w:t>1.73</w:t>
            </w:r>
          </w:p>
        </w:tc>
        <w:tc>
          <w:tcPr>
            <w:tcW w:w="1095" w:type="dxa"/>
            <w:tcMar>
              <w:top w:w="100" w:type="dxa"/>
              <w:left w:w="100" w:type="dxa"/>
              <w:bottom w:w="100" w:type="dxa"/>
              <w:right w:w="100" w:type="dxa"/>
            </w:tcMar>
          </w:tcPr>
          <w:p w14:paraId="4F4AA54C" w14:textId="77777777" w:rsidR="00664B76" w:rsidRPr="00063550" w:rsidRDefault="00D0720A">
            <w:pPr>
              <w:widowControl w:val="0"/>
              <w:rPr>
                <w:sz w:val="16"/>
                <w:szCs w:val="16"/>
                <w:lang w:val="en-US"/>
              </w:rPr>
            </w:pPr>
            <w:r w:rsidRPr="00063550">
              <w:rPr>
                <w:sz w:val="16"/>
                <w:szCs w:val="16"/>
                <w:lang w:val="en-US"/>
              </w:rPr>
              <w:t>33.00</w:t>
            </w:r>
          </w:p>
        </w:tc>
        <w:tc>
          <w:tcPr>
            <w:tcW w:w="1208" w:type="dxa"/>
            <w:tcMar>
              <w:top w:w="100" w:type="dxa"/>
              <w:left w:w="100" w:type="dxa"/>
              <w:bottom w:w="100" w:type="dxa"/>
              <w:right w:w="100" w:type="dxa"/>
            </w:tcMar>
          </w:tcPr>
          <w:p w14:paraId="7DB42647" w14:textId="77777777" w:rsidR="00664B76" w:rsidRPr="00063550" w:rsidRDefault="00D0720A">
            <w:pPr>
              <w:widowControl w:val="0"/>
              <w:rPr>
                <w:sz w:val="16"/>
                <w:szCs w:val="16"/>
                <w:lang w:val="en-US"/>
              </w:rPr>
            </w:pPr>
            <w:r w:rsidRPr="00063550">
              <w:rPr>
                <w:sz w:val="16"/>
                <w:szCs w:val="16"/>
                <w:lang w:val="en-US"/>
              </w:rPr>
              <w:t>2.62</w:t>
            </w:r>
          </w:p>
        </w:tc>
      </w:tr>
      <w:tr w:rsidR="00664B76" w:rsidRPr="00063550" w14:paraId="53E97B4F" w14:textId="77777777">
        <w:trPr>
          <w:trHeight w:val="515"/>
        </w:trPr>
        <w:tc>
          <w:tcPr>
            <w:tcW w:w="1067" w:type="dxa"/>
            <w:shd w:val="clear" w:color="auto" w:fill="D9D9D9"/>
            <w:tcMar>
              <w:top w:w="100" w:type="dxa"/>
              <w:left w:w="100" w:type="dxa"/>
              <w:bottom w:w="100" w:type="dxa"/>
              <w:right w:w="100" w:type="dxa"/>
            </w:tcMar>
          </w:tcPr>
          <w:p w14:paraId="0169D62A" w14:textId="77777777" w:rsidR="00664B76" w:rsidRPr="00063550" w:rsidRDefault="00D0720A">
            <w:pPr>
              <w:widowControl w:val="0"/>
              <w:rPr>
                <w:sz w:val="16"/>
                <w:szCs w:val="16"/>
                <w:lang w:val="en-US"/>
              </w:rPr>
            </w:pPr>
            <w:r w:rsidRPr="00063550">
              <w:rPr>
                <w:sz w:val="16"/>
                <w:szCs w:val="16"/>
                <w:lang w:val="en-US"/>
              </w:rPr>
              <w:t>22</w:t>
            </w:r>
          </w:p>
        </w:tc>
        <w:tc>
          <w:tcPr>
            <w:tcW w:w="1500" w:type="dxa"/>
            <w:shd w:val="clear" w:color="auto" w:fill="D9D9D9"/>
            <w:tcMar>
              <w:top w:w="100" w:type="dxa"/>
              <w:left w:w="100" w:type="dxa"/>
              <w:bottom w:w="100" w:type="dxa"/>
              <w:right w:w="100" w:type="dxa"/>
            </w:tcMar>
          </w:tcPr>
          <w:p w14:paraId="5449B59E" w14:textId="77777777" w:rsidR="00664B76" w:rsidRPr="00063550" w:rsidRDefault="00D0720A">
            <w:pPr>
              <w:widowControl w:val="0"/>
              <w:rPr>
                <w:sz w:val="16"/>
                <w:szCs w:val="16"/>
                <w:lang w:val="en-US"/>
              </w:rPr>
            </w:pPr>
            <w:r w:rsidRPr="00063550">
              <w:rPr>
                <w:sz w:val="16"/>
                <w:szCs w:val="16"/>
                <w:lang w:val="en-US"/>
              </w:rPr>
              <w:t>11.70</w:t>
            </w:r>
          </w:p>
        </w:tc>
        <w:tc>
          <w:tcPr>
            <w:tcW w:w="1395" w:type="dxa"/>
            <w:shd w:val="clear" w:color="auto" w:fill="D9D9D9"/>
            <w:tcMar>
              <w:top w:w="100" w:type="dxa"/>
              <w:left w:w="100" w:type="dxa"/>
              <w:bottom w:w="100" w:type="dxa"/>
              <w:right w:w="100" w:type="dxa"/>
            </w:tcMar>
          </w:tcPr>
          <w:p w14:paraId="2AC94D41" w14:textId="77777777" w:rsidR="00664B76" w:rsidRPr="00063550" w:rsidRDefault="00D0720A">
            <w:pPr>
              <w:widowControl w:val="0"/>
              <w:rPr>
                <w:sz w:val="16"/>
                <w:szCs w:val="16"/>
                <w:lang w:val="en-US"/>
              </w:rPr>
            </w:pPr>
            <w:r w:rsidRPr="00063550">
              <w:rPr>
                <w:sz w:val="16"/>
                <w:szCs w:val="16"/>
                <w:lang w:val="en-US"/>
              </w:rPr>
              <w:t>49.35</w:t>
            </w:r>
          </w:p>
        </w:tc>
        <w:tc>
          <w:tcPr>
            <w:tcW w:w="1125" w:type="dxa"/>
            <w:shd w:val="clear" w:color="auto" w:fill="D9D9D9"/>
            <w:tcMar>
              <w:top w:w="100" w:type="dxa"/>
              <w:left w:w="100" w:type="dxa"/>
              <w:bottom w:w="100" w:type="dxa"/>
              <w:right w:w="100" w:type="dxa"/>
            </w:tcMar>
          </w:tcPr>
          <w:p w14:paraId="07A57BB3" w14:textId="77777777" w:rsidR="00664B76" w:rsidRPr="00063550" w:rsidRDefault="00D0720A">
            <w:pPr>
              <w:widowControl w:val="0"/>
              <w:rPr>
                <w:sz w:val="16"/>
                <w:szCs w:val="16"/>
                <w:lang w:val="en-US"/>
              </w:rPr>
            </w:pPr>
            <w:r w:rsidRPr="00063550">
              <w:rPr>
                <w:sz w:val="16"/>
                <w:szCs w:val="16"/>
                <w:lang w:val="en-US"/>
              </w:rPr>
              <w:t>4.22</w:t>
            </w:r>
          </w:p>
        </w:tc>
        <w:tc>
          <w:tcPr>
            <w:tcW w:w="1095" w:type="dxa"/>
            <w:shd w:val="clear" w:color="auto" w:fill="D9D9D9"/>
            <w:tcMar>
              <w:top w:w="100" w:type="dxa"/>
              <w:left w:w="100" w:type="dxa"/>
              <w:bottom w:w="100" w:type="dxa"/>
              <w:right w:w="100" w:type="dxa"/>
            </w:tcMar>
          </w:tcPr>
          <w:p w14:paraId="728747A2" w14:textId="77777777" w:rsidR="00664B76" w:rsidRPr="00063550" w:rsidRDefault="00D0720A">
            <w:pPr>
              <w:widowControl w:val="0"/>
              <w:rPr>
                <w:sz w:val="16"/>
                <w:szCs w:val="16"/>
                <w:lang w:val="en-US"/>
              </w:rPr>
            </w:pPr>
            <w:r w:rsidRPr="00063550">
              <w:rPr>
                <w:sz w:val="16"/>
                <w:szCs w:val="16"/>
                <w:lang w:val="en-US"/>
              </w:rPr>
              <w:t>4.14</w:t>
            </w:r>
          </w:p>
        </w:tc>
        <w:tc>
          <w:tcPr>
            <w:tcW w:w="900" w:type="dxa"/>
            <w:shd w:val="clear" w:color="auto" w:fill="D9D9D9"/>
            <w:tcMar>
              <w:top w:w="100" w:type="dxa"/>
              <w:left w:w="100" w:type="dxa"/>
              <w:bottom w:w="100" w:type="dxa"/>
              <w:right w:w="100" w:type="dxa"/>
            </w:tcMar>
          </w:tcPr>
          <w:p w14:paraId="4AD4083D" w14:textId="77777777" w:rsidR="00664B76" w:rsidRPr="00063550" w:rsidRDefault="00D0720A">
            <w:pPr>
              <w:widowControl w:val="0"/>
              <w:rPr>
                <w:sz w:val="16"/>
                <w:szCs w:val="16"/>
                <w:lang w:val="en-US"/>
              </w:rPr>
            </w:pPr>
            <w:r w:rsidRPr="00063550">
              <w:rPr>
                <w:sz w:val="16"/>
                <w:szCs w:val="16"/>
                <w:lang w:val="en-US"/>
              </w:rPr>
              <w:t>2.28</w:t>
            </w:r>
          </w:p>
        </w:tc>
        <w:tc>
          <w:tcPr>
            <w:tcW w:w="1095" w:type="dxa"/>
            <w:shd w:val="clear" w:color="auto" w:fill="D9D9D9"/>
            <w:tcMar>
              <w:top w:w="100" w:type="dxa"/>
              <w:left w:w="100" w:type="dxa"/>
              <w:bottom w:w="100" w:type="dxa"/>
              <w:right w:w="100" w:type="dxa"/>
            </w:tcMar>
          </w:tcPr>
          <w:p w14:paraId="434CE5B3" w14:textId="77777777" w:rsidR="00664B76" w:rsidRPr="00063550" w:rsidRDefault="00D0720A">
            <w:pPr>
              <w:widowControl w:val="0"/>
              <w:rPr>
                <w:sz w:val="16"/>
                <w:szCs w:val="16"/>
                <w:lang w:val="en-US"/>
              </w:rPr>
            </w:pPr>
            <w:r w:rsidRPr="00063550">
              <w:rPr>
                <w:sz w:val="16"/>
                <w:szCs w:val="16"/>
                <w:lang w:val="en-US"/>
              </w:rPr>
              <w:t>24.00</w:t>
            </w:r>
          </w:p>
        </w:tc>
        <w:tc>
          <w:tcPr>
            <w:tcW w:w="1208" w:type="dxa"/>
            <w:shd w:val="clear" w:color="auto" w:fill="D9D9D9"/>
            <w:tcMar>
              <w:top w:w="100" w:type="dxa"/>
              <w:left w:w="100" w:type="dxa"/>
              <w:bottom w:w="100" w:type="dxa"/>
              <w:right w:w="100" w:type="dxa"/>
            </w:tcMar>
          </w:tcPr>
          <w:p w14:paraId="7814E030" w14:textId="77777777" w:rsidR="00664B76" w:rsidRPr="00063550" w:rsidRDefault="00D0720A">
            <w:pPr>
              <w:widowControl w:val="0"/>
              <w:rPr>
                <w:sz w:val="16"/>
                <w:szCs w:val="16"/>
                <w:lang w:val="en-US"/>
              </w:rPr>
            </w:pPr>
            <w:r w:rsidRPr="00063550">
              <w:rPr>
                <w:sz w:val="16"/>
                <w:szCs w:val="16"/>
                <w:lang w:val="en-US"/>
              </w:rPr>
              <w:t>2.05</w:t>
            </w:r>
          </w:p>
        </w:tc>
      </w:tr>
      <w:tr w:rsidR="00664B76" w:rsidRPr="00063550" w14:paraId="3130BD61" w14:textId="77777777">
        <w:trPr>
          <w:trHeight w:val="515"/>
        </w:trPr>
        <w:tc>
          <w:tcPr>
            <w:tcW w:w="1067" w:type="dxa"/>
            <w:tcMar>
              <w:top w:w="100" w:type="dxa"/>
              <w:left w:w="100" w:type="dxa"/>
              <w:bottom w:w="100" w:type="dxa"/>
              <w:right w:w="100" w:type="dxa"/>
            </w:tcMar>
          </w:tcPr>
          <w:p w14:paraId="3F2C78DD" w14:textId="77777777" w:rsidR="00664B76" w:rsidRPr="00063550" w:rsidRDefault="00D0720A">
            <w:pPr>
              <w:widowControl w:val="0"/>
              <w:rPr>
                <w:sz w:val="16"/>
                <w:szCs w:val="16"/>
                <w:lang w:val="en-US"/>
              </w:rPr>
            </w:pPr>
            <w:r w:rsidRPr="00063550">
              <w:rPr>
                <w:sz w:val="16"/>
                <w:szCs w:val="16"/>
                <w:lang w:val="en-US"/>
              </w:rPr>
              <w:t>23</w:t>
            </w:r>
          </w:p>
        </w:tc>
        <w:tc>
          <w:tcPr>
            <w:tcW w:w="1500" w:type="dxa"/>
            <w:tcMar>
              <w:top w:w="100" w:type="dxa"/>
              <w:left w:w="100" w:type="dxa"/>
              <w:bottom w:w="100" w:type="dxa"/>
              <w:right w:w="100" w:type="dxa"/>
            </w:tcMar>
          </w:tcPr>
          <w:p w14:paraId="28259718" w14:textId="77777777" w:rsidR="00664B76" w:rsidRPr="00063550" w:rsidRDefault="00D0720A">
            <w:pPr>
              <w:widowControl w:val="0"/>
              <w:rPr>
                <w:sz w:val="16"/>
                <w:szCs w:val="16"/>
                <w:lang w:val="en-US"/>
              </w:rPr>
            </w:pPr>
            <w:r w:rsidRPr="00063550">
              <w:rPr>
                <w:sz w:val="16"/>
                <w:szCs w:val="16"/>
                <w:lang w:val="en-US"/>
              </w:rPr>
              <w:t>11.33</w:t>
            </w:r>
          </w:p>
        </w:tc>
        <w:tc>
          <w:tcPr>
            <w:tcW w:w="1395" w:type="dxa"/>
            <w:tcMar>
              <w:top w:w="100" w:type="dxa"/>
              <w:left w:w="100" w:type="dxa"/>
              <w:bottom w:w="100" w:type="dxa"/>
              <w:right w:w="100" w:type="dxa"/>
            </w:tcMar>
          </w:tcPr>
          <w:p w14:paraId="45224145" w14:textId="77777777" w:rsidR="00664B76" w:rsidRPr="00063550" w:rsidRDefault="00D0720A">
            <w:pPr>
              <w:widowControl w:val="0"/>
              <w:rPr>
                <w:sz w:val="16"/>
                <w:szCs w:val="16"/>
                <w:lang w:val="en-US"/>
              </w:rPr>
            </w:pPr>
            <w:r w:rsidRPr="00063550">
              <w:rPr>
                <w:sz w:val="16"/>
                <w:szCs w:val="16"/>
                <w:lang w:val="en-US"/>
              </w:rPr>
              <w:t>45.74</w:t>
            </w:r>
          </w:p>
        </w:tc>
        <w:tc>
          <w:tcPr>
            <w:tcW w:w="1125" w:type="dxa"/>
            <w:tcMar>
              <w:top w:w="100" w:type="dxa"/>
              <w:left w:w="100" w:type="dxa"/>
              <w:bottom w:w="100" w:type="dxa"/>
              <w:right w:w="100" w:type="dxa"/>
            </w:tcMar>
          </w:tcPr>
          <w:p w14:paraId="4E2ECDD4" w14:textId="77777777" w:rsidR="00664B76" w:rsidRPr="00063550" w:rsidRDefault="00D0720A">
            <w:pPr>
              <w:widowControl w:val="0"/>
              <w:rPr>
                <w:sz w:val="16"/>
                <w:szCs w:val="16"/>
                <w:lang w:val="en-US"/>
              </w:rPr>
            </w:pPr>
            <w:r w:rsidRPr="00063550">
              <w:rPr>
                <w:sz w:val="16"/>
                <w:szCs w:val="16"/>
                <w:lang w:val="en-US"/>
              </w:rPr>
              <w:t>4.04</w:t>
            </w:r>
          </w:p>
        </w:tc>
        <w:tc>
          <w:tcPr>
            <w:tcW w:w="1095" w:type="dxa"/>
            <w:tcMar>
              <w:top w:w="100" w:type="dxa"/>
              <w:left w:w="100" w:type="dxa"/>
              <w:bottom w:w="100" w:type="dxa"/>
              <w:right w:w="100" w:type="dxa"/>
            </w:tcMar>
          </w:tcPr>
          <w:p w14:paraId="749B2F14" w14:textId="77777777" w:rsidR="00664B76" w:rsidRPr="00063550" w:rsidRDefault="00D0720A">
            <w:pPr>
              <w:widowControl w:val="0"/>
              <w:rPr>
                <w:sz w:val="16"/>
                <w:szCs w:val="16"/>
                <w:lang w:val="en-US"/>
              </w:rPr>
            </w:pPr>
            <w:r w:rsidRPr="00063550">
              <w:rPr>
                <w:sz w:val="16"/>
                <w:szCs w:val="16"/>
                <w:lang w:val="en-US"/>
              </w:rPr>
              <w:t>4.07</w:t>
            </w:r>
          </w:p>
        </w:tc>
        <w:tc>
          <w:tcPr>
            <w:tcW w:w="900" w:type="dxa"/>
            <w:tcMar>
              <w:top w:w="100" w:type="dxa"/>
              <w:left w:w="100" w:type="dxa"/>
              <w:bottom w:w="100" w:type="dxa"/>
              <w:right w:w="100" w:type="dxa"/>
            </w:tcMar>
          </w:tcPr>
          <w:p w14:paraId="006A1625" w14:textId="77777777" w:rsidR="00664B76" w:rsidRPr="00063550" w:rsidRDefault="00D0720A">
            <w:pPr>
              <w:widowControl w:val="0"/>
              <w:rPr>
                <w:sz w:val="16"/>
                <w:szCs w:val="16"/>
                <w:lang w:val="en-US"/>
              </w:rPr>
            </w:pPr>
            <w:r w:rsidRPr="00063550">
              <w:rPr>
                <w:sz w:val="16"/>
                <w:szCs w:val="16"/>
                <w:lang w:val="en-US"/>
              </w:rPr>
              <w:t>3.08</w:t>
            </w:r>
          </w:p>
        </w:tc>
        <w:tc>
          <w:tcPr>
            <w:tcW w:w="1095" w:type="dxa"/>
            <w:tcMar>
              <w:top w:w="100" w:type="dxa"/>
              <w:left w:w="100" w:type="dxa"/>
              <w:bottom w:w="100" w:type="dxa"/>
              <w:right w:w="100" w:type="dxa"/>
            </w:tcMar>
          </w:tcPr>
          <w:p w14:paraId="00E030EF" w14:textId="77777777" w:rsidR="00664B76" w:rsidRPr="00063550" w:rsidRDefault="00D0720A">
            <w:pPr>
              <w:widowControl w:val="0"/>
              <w:rPr>
                <w:sz w:val="16"/>
                <w:szCs w:val="16"/>
                <w:lang w:val="en-US"/>
              </w:rPr>
            </w:pPr>
            <w:r w:rsidRPr="00063550">
              <w:rPr>
                <w:sz w:val="16"/>
                <w:szCs w:val="16"/>
                <w:lang w:val="en-US"/>
              </w:rPr>
              <w:t>22.00</w:t>
            </w:r>
          </w:p>
        </w:tc>
        <w:tc>
          <w:tcPr>
            <w:tcW w:w="1208" w:type="dxa"/>
            <w:tcMar>
              <w:top w:w="100" w:type="dxa"/>
              <w:left w:w="100" w:type="dxa"/>
              <w:bottom w:w="100" w:type="dxa"/>
              <w:right w:w="100" w:type="dxa"/>
            </w:tcMar>
          </w:tcPr>
          <w:p w14:paraId="33C1E9BD" w14:textId="77777777" w:rsidR="00664B76" w:rsidRPr="00063550" w:rsidRDefault="00D0720A">
            <w:pPr>
              <w:widowControl w:val="0"/>
              <w:rPr>
                <w:sz w:val="16"/>
                <w:szCs w:val="16"/>
                <w:lang w:val="en-US"/>
              </w:rPr>
            </w:pPr>
            <w:r w:rsidRPr="00063550">
              <w:rPr>
                <w:sz w:val="16"/>
                <w:szCs w:val="16"/>
                <w:lang w:val="en-US"/>
              </w:rPr>
              <w:t>1.94</w:t>
            </w:r>
          </w:p>
        </w:tc>
      </w:tr>
      <w:tr w:rsidR="00664B76" w:rsidRPr="00063550" w14:paraId="7EDEB684" w14:textId="77777777">
        <w:trPr>
          <w:trHeight w:val="515"/>
        </w:trPr>
        <w:tc>
          <w:tcPr>
            <w:tcW w:w="1067" w:type="dxa"/>
            <w:shd w:val="clear" w:color="auto" w:fill="D9D9D9"/>
            <w:tcMar>
              <w:top w:w="100" w:type="dxa"/>
              <w:left w:w="100" w:type="dxa"/>
              <w:bottom w:w="100" w:type="dxa"/>
              <w:right w:w="100" w:type="dxa"/>
            </w:tcMar>
          </w:tcPr>
          <w:p w14:paraId="35DE08E5" w14:textId="77777777" w:rsidR="00664B76" w:rsidRPr="00063550" w:rsidRDefault="00D0720A">
            <w:pPr>
              <w:widowControl w:val="0"/>
              <w:rPr>
                <w:sz w:val="16"/>
                <w:szCs w:val="16"/>
                <w:lang w:val="en-US"/>
              </w:rPr>
            </w:pPr>
            <w:r w:rsidRPr="00063550">
              <w:rPr>
                <w:sz w:val="16"/>
                <w:szCs w:val="16"/>
                <w:lang w:val="en-US"/>
              </w:rPr>
              <w:t>24</w:t>
            </w:r>
          </w:p>
        </w:tc>
        <w:tc>
          <w:tcPr>
            <w:tcW w:w="1500" w:type="dxa"/>
            <w:shd w:val="clear" w:color="auto" w:fill="D9D9D9"/>
            <w:tcMar>
              <w:top w:w="100" w:type="dxa"/>
              <w:left w:w="100" w:type="dxa"/>
              <w:bottom w:w="100" w:type="dxa"/>
              <w:right w:w="100" w:type="dxa"/>
            </w:tcMar>
          </w:tcPr>
          <w:p w14:paraId="22080270" w14:textId="77777777" w:rsidR="00664B76" w:rsidRPr="00063550" w:rsidRDefault="00D0720A">
            <w:pPr>
              <w:widowControl w:val="0"/>
              <w:rPr>
                <w:sz w:val="16"/>
                <w:szCs w:val="16"/>
                <w:lang w:val="en-US"/>
              </w:rPr>
            </w:pPr>
            <w:r w:rsidRPr="00063550">
              <w:rPr>
                <w:sz w:val="16"/>
                <w:szCs w:val="16"/>
                <w:lang w:val="en-US"/>
              </w:rPr>
              <w:t>11.20</w:t>
            </w:r>
          </w:p>
        </w:tc>
        <w:tc>
          <w:tcPr>
            <w:tcW w:w="1395" w:type="dxa"/>
            <w:shd w:val="clear" w:color="auto" w:fill="D9D9D9"/>
            <w:tcMar>
              <w:top w:w="100" w:type="dxa"/>
              <w:left w:w="100" w:type="dxa"/>
              <w:bottom w:w="100" w:type="dxa"/>
              <w:right w:w="100" w:type="dxa"/>
            </w:tcMar>
          </w:tcPr>
          <w:p w14:paraId="28523830" w14:textId="77777777" w:rsidR="00664B76" w:rsidRPr="00063550" w:rsidRDefault="00D0720A">
            <w:pPr>
              <w:widowControl w:val="0"/>
              <w:rPr>
                <w:sz w:val="16"/>
                <w:szCs w:val="16"/>
                <w:lang w:val="en-US"/>
              </w:rPr>
            </w:pPr>
            <w:r w:rsidRPr="00063550">
              <w:rPr>
                <w:sz w:val="16"/>
                <w:szCs w:val="16"/>
                <w:lang w:val="en-US"/>
              </w:rPr>
              <w:t>25.48</w:t>
            </w:r>
          </w:p>
        </w:tc>
        <w:tc>
          <w:tcPr>
            <w:tcW w:w="1125" w:type="dxa"/>
            <w:shd w:val="clear" w:color="auto" w:fill="D9D9D9"/>
            <w:tcMar>
              <w:top w:w="100" w:type="dxa"/>
              <w:left w:w="100" w:type="dxa"/>
              <w:bottom w:w="100" w:type="dxa"/>
              <w:right w:w="100" w:type="dxa"/>
            </w:tcMar>
          </w:tcPr>
          <w:p w14:paraId="7542576F" w14:textId="77777777" w:rsidR="00664B76" w:rsidRPr="00063550" w:rsidRDefault="00D0720A">
            <w:pPr>
              <w:widowControl w:val="0"/>
              <w:rPr>
                <w:sz w:val="16"/>
                <w:szCs w:val="16"/>
                <w:lang w:val="en-US"/>
              </w:rPr>
            </w:pPr>
            <w:r w:rsidRPr="00063550">
              <w:rPr>
                <w:sz w:val="16"/>
                <w:szCs w:val="16"/>
                <w:lang w:val="en-US"/>
              </w:rPr>
              <w:t>2.27</w:t>
            </w:r>
          </w:p>
        </w:tc>
        <w:tc>
          <w:tcPr>
            <w:tcW w:w="1095" w:type="dxa"/>
            <w:shd w:val="clear" w:color="auto" w:fill="D9D9D9"/>
            <w:tcMar>
              <w:top w:w="100" w:type="dxa"/>
              <w:left w:w="100" w:type="dxa"/>
              <w:bottom w:w="100" w:type="dxa"/>
              <w:right w:w="100" w:type="dxa"/>
            </w:tcMar>
          </w:tcPr>
          <w:p w14:paraId="0D2140E7" w14:textId="77777777" w:rsidR="00664B76" w:rsidRPr="00063550" w:rsidRDefault="00D0720A">
            <w:pPr>
              <w:widowControl w:val="0"/>
              <w:rPr>
                <w:sz w:val="16"/>
                <w:szCs w:val="16"/>
                <w:lang w:val="en-US"/>
              </w:rPr>
            </w:pPr>
            <w:r w:rsidRPr="00063550">
              <w:rPr>
                <w:sz w:val="16"/>
                <w:szCs w:val="16"/>
                <w:lang w:val="en-US"/>
              </w:rPr>
              <w:t>3.65</w:t>
            </w:r>
          </w:p>
        </w:tc>
        <w:tc>
          <w:tcPr>
            <w:tcW w:w="900" w:type="dxa"/>
            <w:shd w:val="clear" w:color="auto" w:fill="D9D9D9"/>
            <w:tcMar>
              <w:top w:w="100" w:type="dxa"/>
              <w:left w:w="100" w:type="dxa"/>
              <w:bottom w:w="100" w:type="dxa"/>
              <w:right w:w="100" w:type="dxa"/>
            </w:tcMar>
          </w:tcPr>
          <w:p w14:paraId="4FC38FE5" w14:textId="77777777" w:rsidR="00664B76" w:rsidRPr="00063550" w:rsidRDefault="00D0720A">
            <w:pPr>
              <w:widowControl w:val="0"/>
              <w:rPr>
                <w:sz w:val="16"/>
                <w:szCs w:val="16"/>
                <w:lang w:val="en-US"/>
              </w:rPr>
            </w:pPr>
            <w:r w:rsidRPr="00063550">
              <w:rPr>
                <w:sz w:val="16"/>
                <w:szCs w:val="16"/>
                <w:lang w:val="en-US"/>
              </w:rPr>
              <w:t>1.33</w:t>
            </w:r>
          </w:p>
        </w:tc>
        <w:tc>
          <w:tcPr>
            <w:tcW w:w="1095" w:type="dxa"/>
            <w:shd w:val="clear" w:color="auto" w:fill="D9D9D9"/>
            <w:tcMar>
              <w:top w:w="100" w:type="dxa"/>
              <w:left w:w="100" w:type="dxa"/>
              <w:bottom w:w="100" w:type="dxa"/>
              <w:right w:w="100" w:type="dxa"/>
            </w:tcMar>
          </w:tcPr>
          <w:p w14:paraId="1C7423F4" w14:textId="77777777" w:rsidR="00664B76" w:rsidRPr="00063550" w:rsidRDefault="00D0720A">
            <w:pPr>
              <w:widowControl w:val="0"/>
              <w:rPr>
                <w:sz w:val="16"/>
                <w:szCs w:val="16"/>
                <w:lang w:val="en-US"/>
              </w:rPr>
            </w:pPr>
            <w:r w:rsidRPr="00063550">
              <w:rPr>
                <w:sz w:val="16"/>
                <w:szCs w:val="16"/>
                <w:lang w:val="en-US"/>
              </w:rPr>
              <w:t>15.00</w:t>
            </w:r>
          </w:p>
        </w:tc>
        <w:tc>
          <w:tcPr>
            <w:tcW w:w="1208" w:type="dxa"/>
            <w:shd w:val="clear" w:color="auto" w:fill="D9D9D9"/>
            <w:tcMar>
              <w:top w:w="100" w:type="dxa"/>
              <w:left w:w="100" w:type="dxa"/>
              <w:bottom w:w="100" w:type="dxa"/>
              <w:right w:w="100" w:type="dxa"/>
            </w:tcMar>
          </w:tcPr>
          <w:p w14:paraId="2E94005D" w14:textId="77777777" w:rsidR="00664B76" w:rsidRPr="00063550" w:rsidRDefault="00D0720A">
            <w:pPr>
              <w:widowControl w:val="0"/>
              <w:rPr>
                <w:sz w:val="16"/>
                <w:szCs w:val="16"/>
                <w:lang w:val="en-US"/>
              </w:rPr>
            </w:pPr>
            <w:r w:rsidRPr="00063550">
              <w:rPr>
                <w:sz w:val="16"/>
                <w:szCs w:val="16"/>
                <w:lang w:val="en-US"/>
              </w:rPr>
              <w:t>1.34</w:t>
            </w:r>
          </w:p>
        </w:tc>
      </w:tr>
      <w:tr w:rsidR="00664B76" w:rsidRPr="00063550" w14:paraId="6BE33188" w14:textId="77777777">
        <w:trPr>
          <w:trHeight w:val="515"/>
        </w:trPr>
        <w:tc>
          <w:tcPr>
            <w:tcW w:w="1067" w:type="dxa"/>
            <w:tcMar>
              <w:top w:w="100" w:type="dxa"/>
              <w:left w:w="100" w:type="dxa"/>
              <w:bottom w:w="100" w:type="dxa"/>
              <w:right w:w="100" w:type="dxa"/>
            </w:tcMar>
          </w:tcPr>
          <w:p w14:paraId="410CD1C6" w14:textId="77777777" w:rsidR="00664B76" w:rsidRPr="00063550" w:rsidRDefault="00D0720A">
            <w:pPr>
              <w:widowControl w:val="0"/>
              <w:rPr>
                <w:sz w:val="16"/>
                <w:szCs w:val="16"/>
                <w:lang w:val="en-US"/>
              </w:rPr>
            </w:pPr>
            <w:r w:rsidRPr="00063550">
              <w:rPr>
                <w:sz w:val="16"/>
                <w:szCs w:val="16"/>
                <w:lang w:val="en-US"/>
              </w:rPr>
              <w:t>25</w:t>
            </w:r>
          </w:p>
        </w:tc>
        <w:tc>
          <w:tcPr>
            <w:tcW w:w="1500" w:type="dxa"/>
            <w:tcMar>
              <w:top w:w="100" w:type="dxa"/>
              <w:left w:w="100" w:type="dxa"/>
              <w:bottom w:w="100" w:type="dxa"/>
              <w:right w:w="100" w:type="dxa"/>
            </w:tcMar>
          </w:tcPr>
          <w:p w14:paraId="23D88175" w14:textId="77777777" w:rsidR="00664B76" w:rsidRPr="00063550" w:rsidRDefault="00D0720A">
            <w:pPr>
              <w:widowControl w:val="0"/>
              <w:rPr>
                <w:sz w:val="16"/>
                <w:szCs w:val="16"/>
                <w:lang w:val="en-US"/>
              </w:rPr>
            </w:pPr>
            <w:r w:rsidRPr="00063550">
              <w:rPr>
                <w:sz w:val="16"/>
                <w:szCs w:val="16"/>
                <w:lang w:val="en-US"/>
              </w:rPr>
              <w:t>9.96</w:t>
            </w:r>
          </w:p>
        </w:tc>
        <w:tc>
          <w:tcPr>
            <w:tcW w:w="1395" w:type="dxa"/>
            <w:tcMar>
              <w:top w:w="100" w:type="dxa"/>
              <w:left w:w="100" w:type="dxa"/>
              <w:bottom w:w="100" w:type="dxa"/>
              <w:right w:w="100" w:type="dxa"/>
            </w:tcMar>
          </w:tcPr>
          <w:p w14:paraId="43EB27E4" w14:textId="77777777" w:rsidR="00664B76" w:rsidRPr="00063550" w:rsidRDefault="00D0720A">
            <w:pPr>
              <w:widowControl w:val="0"/>
              <w:rPr>
                <w:sz w:val="16"/>
                <w:szCs w:val="16"/>
                <w:lang w:val="en-US"/>
              </w:rPr>
            </w:pPr>
            <w:r w:rsidRPr="00063550">
              <w:rPr>
                <w:sz w:val="16"/>
                <w:szCs w:val="16"/>
                <w:lang w:val="en-US"/>
              </w:rPr>
              <w:t>54.15</w:t>
            </w:r>
          </w:p>
        </w:tc>
        <w:tc>
          <w:tcPr>
            <w:tcW w:w="1125" w:type="dxa"/>
            <w:tcMar>
              <w:top w:w="100" w:type="dxa"/>
              <w:left w:w="100" w:type="dxa"/>
              <w:bottom w:w="100" w:type="dxa"/>
              <w:right w:w="100" w:type="dxa"/>
            </w:tcMar>
          </w:tcPr>
          <w:p w14:paraId="2F662D1F" w14:textId="77777777" w:rsidR="00664B76" w:rsidRPr="00063550" w:rsidRDefault="00D0720A">
            <w:pPr>
              <w:widowControl w:val="0"/>
              <w:rPr>
                <w:sz w:val="16"/>
                <w:szCs w:val="16"/>
                <w:lang w:val="en-US"/>
              </w:rPr>
            </w:pPr>
            <w:r w:rsidRPr="00063550">
              <w:rPr>
                <w:sz w:val="16"/>
                <w:szCs w:val="16"/>
                <w:lang w:val="en-US"/>
              </w:rPr>
              <w:t>5.44</w:t>
            </w:r>
          </w:p>
        </w:tc>
        <w:tc>
          <w:tcPr>
            <w:tcW w:w="1095" w:type="dxa"/>
            <w:tcMar>
              <w:top w:w="100" w:type="dxa"/>
              <w:left w:w="100" w:type="dxa"/>
              <w:bottom w:w="100" w:type="dxa"/>
              <w:right w:w="100" w:type="dxa"/>
            </w:tcMar>
          </w:tcPr>
          <w:p w14:paraId="7DDDC930" w14:textId="77777777" w:rsidR="00664B76" w:rsidRPr="00063550" w:rsidRDefault="00D0720A">
            <w:pPr>
              <w:widowControl w:val="0"/>
              <w:rPr>
                <w:sz w:val="16"/>
                <w:szCs w:val="16"/>
                <w:lang w:val="en-US"/>
              </w:rPr>
            </w:pPr>
            <w:r w:rsidRPr="00063550">
              <w:rPr>
                <w:sz w:val="16"/>
                <w:szCs w:val="16"/>
                <w:lang w:val="en-US"/>
              </w:rPr>
              <w:t>6.02</w:t>
            </w:r>
          </w:p>
        </w:tc>
        <w:tc>
          <w:tcPr>
            <w:tcW w:w="900" w:type="dxa"/>
            <w:tcMar>
              <w:top w:w="100" w:type="dxa"/>
              <w:left w:w="100" w:type="dxa"/>
              <w:bottom w:w="100" w:type="dxa"/>
              <w:right w:w="100" w:type="dxa"/>
            </w:tcMar>
          </w:tcPr>
          <w:p w14:paraId="407C28DA" w14:textId="77777777" w:rsidR="00664B76" w:rsidRPr="00063550" w:rsidRDefault="00D0720A">
            <w:pPr>
              <w:widowControl w:val="0"/>
              <w:rPr>
                <w:sz w:val="16"/>
                <w:szCs w:val="16"/>
                <w:lang w:val="en-US"/>
              </w:rPr>
            </w:pPr>
            <w:r w:rsidRPr="00063550">
              <w:rPr>
                <w:sz w:val="16"/>
                <w:szCs w:val="16"/>
                <w:lang w:val="en-US"/>
              </w:rPr>
              <w:t>2.65</w:t>
            </w:r>
          </w:p>
        </w:tc>
        <w:tc>
          <w:tcPr>
            <w:tcW w:w="1095" w:type="dxa"/>
            <w:tcMar>
              <w:top w:w="100" w:type="dxa"/>
              <w:left w:w="100" w:type="dxa"/>
              <w:bottom w:w="100" w:type="dxa"/>
              <w:right w:w="100" w:type="dxa"/>
            </w:tcMar>
          </w:tcPr>
          <w:p w14:paraId="76381B1E" w14:textId="77777777" w:rsidR="00664B76" w:rsidRPr="00063550" w:rsidRDefault="00D0720A">
            <w:pPr>
              <w:widowControl w:val="0"/>
              <w:rPr>
                <w:sz w:val="16"/>
                <w:szCs w:val="16"/>
                <w:lang w:val="en-US"/>
              </w:rPr>
            </w:pPr>
            <w:r w:rsidRPr="00063550">
              <w:rPr>
                <w:sz w:val="16"/>
                <w:szCs w:val="16"/>
                <w:lang w:val="en-US"/>
              </w:rPr>
              <w:t>41.00</w:t>
            </w:r>
          </w:p>
        </w:tc>
        <w:tc>
          <w:tcPr>
            <w:tcW w:w="1208" w:type="dxa"/>
            <w:tcMar>
              <w:top w:w="100" w:type="dxa"/>
              <w:left w:w="100" w:type="dxa"/>
              <w:bottom w:w="100" w:type="dxa"/>
              <w:right w:w="100" w:type="dxa"/>
            </w:tcMar>
          </w:tcPr>
          <w:p w14:paraId="61754BA0" w14:textId="77777777" w:rsidR="00664B76" w:rsidRPr="00063550" w:rsidRDefault="00D0720A">
            <w:pPr>
              <w:widowControl w:val="0"/>
              <w:rPr>
                <w:sz w:val="16"/>
                <w:szCs w:val="16"/>
                <w:lang w:val="en-US"/>
              </w:rPr>
            </w:pPr>
            <w:r w:rsidRPr="00063550">
              <w:rPr>
                <w:sz w:val="16"/>
                <w:szCs w:val="16"/>
                <w:lang w:val="en-US"/>
              </w:rPr>
              <w:t>4.12</w:t>
            </w:r>
          </w:p>
        </w:tc>
      </w:tr>
      <w:tr w:rsidR="00664B76" w:rsidRPr="00063550" w14:paraId="0CDFC0B1" w14:textId="77777777">
        <w:trPr>
          <w:trHeight w:val="515"/>
        </w:trPr>
        <w:tc>
          <w:tcPr>
            <w:tcW w:w="1067" w:type="dxa"/>
            <w:shd w:val="clear" w:color="auto" w:fill="D9D9D9"/>
            <w:tcMar>
              <w:top w:w="100" w:type="dxa"/>
              <w:left w:w="100" w:type="dxa"/>
              <w:bottom w:w="100" w:type="dxa"/>
              <w:right w:w="100" w:type="dxa"/>
            </w:tcMar>
          </w:tcPr>
          <w:p w14:paraId="05F02AA4" w14:textId="77777777" w:rsidR="00664B76" w:rsidRPr="00063550" w:rsidRDefault="00D0720A">
            <w:pPr>
              <w:widowControl w:val="0"/>
              <w:rPr>
                <w:sz w:val="16"/>
                <w:szCs w:val="16"/>
                <w:lang w:val="en-US"/>
              </w:rPr>
            </w:pPr>
            <w:r w:rsidRPr="00063550">
              <w:rPr>
                <w:sz w:val="16"/>
                <w:szCs w:val="16"/>
                <w:lang w:val="en-US"/>
              </w:rPr>
              <w:t>26</w:t>
            </w:r>
          </w:p>
        </w:tc>
        <w:tc>
          <w:tcPr>
            <w:tcW w:w="1500" w:type="dxa"/>
            <w:shd w:val="clear" w:color="auto" w:fill="D9D9D9"/>
            <w:tcMar>
              <w:top w:w="100" w:type="dxa"/>
              <w:left w:w="100" w:type="dxa"/>
              <w:bottom w:w="100" w:type="dxa"/>
              <w:right w:w="100" w:type="dxa"/>
            </w:tcMar>
          </w:tcPr>
          <w:p w14:paraId="69A08F58" w14:textId="77777777" w:rsidR="00664B76" w:rsidRPr="00063550" w:rsidRDefault="00D0720A">
            <w:pPr>
              <w:widowControl w:val="0"/>
              <w:rPr>
                <w:sz w:val="16"/>
                <w:szCs w:val="16"/>
                <w:lang w:val="en-US"/>
              </w:rPr>
            </w:pPr>
            <w:r w:rsidRPr="00063550">
              <w:rPr>
                <w:sz w:val="16"/>
                <w:szCs w:val="16"/>
                <w:lang w:val="en-US"/>
              </w:rPr>
              <w:t>9.84</w:t>
            </w:r>
          </w:p>
        </w:tc>
        <w:tc>
          <w:tcPr>
            <w:tcW w:w="1395" w:type="dxa"/>
            <w:shd w:val="clear" w:color="auto" w:fill="D9D9D9"/>
            <w:tcMar>
              <w:top w:w="100" w:type="dxa"/>
              <w:left w:w="100" w:type="dxa"/>
              <w:bottom w:w="100" w:type="dxa"/>
              <w:right w:w="100" w:type="dxa"/>
            </w:tcMar>
          </w:tcPr>
          <w:p w14:paraId="4FA824E5" w14:textId="77777777" w:rsidR="00664B76" w:rsidRPr="00063550" w:rsidRDefault="00D0720A">
            <w:pPr>
              <w:widowControl w:val="0"/>
              <w:rPr>
                <w:sz w:val="16"/>
                <w:szCs w:val="16"/>
                <w:lang w:val="en-US"/>
              </w:rPr>
            </w:pPr>
            <w:r w:rsidRPr="00063550">
              <w:rPr>
                <w:sz w:val="16"/>
                <w:szCs w:val="16"/>
                <w:lang w:val="en-US"/>
              </w:rPr>
              <w:t>53.66</w:t>
            </w:r>
          </w:p>
        </w:tc>
        <w:tc>
          <w:tcPr>
            <w:tcW w:w="1125" w:type="dxa"/>
            <w:shd w:val="clear" w:color="auto" w:fill="D9D9D9"/>
            <w:tcMar>
              <w:top w:w="100" w:type="dxa"/>
              <w:left w:w="100" w:type="dxa"/>
              <w:bottom w:w="100" w:type="dxa"/>
              <w:right w:w="100" w:type="dxa"/>
            </w:tcMar>
          </w:tcPr>
          <w:p w14:paraId="009C3DB0" w14:textId="77777777" w:rsidR="00664B76" w:rsidRPr="00063550" w:rsidRDefault="00D0720A">
            <w:pPr>
              <w:widowControl w:val="0"/>
              <w:rPr>
                <w:sz w:val="16"/>
                <w:szCs w:val="16"/>
                <w:lang w:val="en-US"/>
              </w:rPr>
            </w:pPr>
            <w:r w:rsidRPr="00063550">
              <w:rPr>
                <w:sz w:val="16"/>
                <w:szCs w:val="16"/>
                <w:lang w:val="en-US"/>
              </w:rPr>
              <w:t>5.45</w:t>
            </w:r>
          </w:p>
        </w:tc>
        <w:tc>
          <w:tcPr>
            <w:tcW w:w="1095" w:type="dxa"/>
            <w:shd w:val="clear" w:color="auto" w:fill="D9D9D9"/>
            <w:tcMar>
              <w:top w:w="100" w:type="dxa"/>
              <w:left w:w="100" w:type="dxa"/>
              <w:bottom w:w="100" w:type="dxa"/>
              <w:right w:w="100" w:type="dxa"/>
            </w:tcMar>
          </w:tcPr>
          <w:p w14:paraId="04F729E9" w14:textId="77777777" w:rsidR="00664B76" w:rsidRPr="00063550" w:rsidRDefault="00D0720A">
            <w:pPr>
              <w:widowControl w:val="0"/>
              <w:rPr>
                <w:sz w:val="16"/>
                <w:szCs w:val="16"/>
                <w:lang w:val="en-US"/>
              </w:rPr>
            </w:pPr>
            <w:r w:rsidRPr="00063550">
              <w:rPr>
                <w:sz w:val="16"/>
                <w:szCs w:val="16"/>
                <w:lang w:val="en-US"/>
              </w:rPr>
              <w:t>5.58</w:t>
            </w:r>
          </w:p>
        </w:tc>
        <w:tc>
          <w:tcPr>
            <w:tcW w:w="900" w:type="dxa"/>
            <w:shd w:val="clear" w:color="auto" w:fill="D9D9D9"/>
            <w:tcMar>
              <w:top w:w="100" w:type="dxa"/>
              <w:left w:w="100" w:type="dxa"/>
              <w:bottom w:w="100" w:type="dxa"/>
              <w:right w:w="100" w:type="dxa"/>
            </w:tcMar>
          </w:tcPr>
          <w:p w14:paraId="190F8021" w14:textId="77777777" w:rsidR="00664B76" w:rsidRPr="00063550" w:rsidRDefault="00D0720A">
            <w:pPr>
              <w:widowControl w:val="0"/>
              <w:rPr>
                <w:sz w:val="16"/>
                <w:szCs w:val="16"/>
                <w:lang w:val="en-US"/>
              </w:rPr>
            </w:pPr>
            <w:r w:rsidRPr="00063550">
              <w:rPr>
                <w:sz w:val="16"/>
                <w:szCs w:val="16"/>
                <w:lang w:val="en-US"/>
              </w:rPr>
              <w:t>2.12</w:t>
            </w:r>
          </w:p>
        </w:tc>
        <w:tc>
          <w:tcPr>
            <w:tcW w:w="1095" w:type="dxa"/>
            <w:shd w:val="clear" w:color="auto" w:fill="D9D9D9"/>
            <w:tcMar>
              <w:top w:w="100" w:type="dxa"/>
              <w:left w:w="100" w:type="dxa"/>
              <w:bottom w:w="100" w:type="dxa"/>
              <w:right w:w="100" w:type="dxa"/>
            </w:tcMar>
          </w:tcPr>
          <w:p w14:paraId="02B31E9C" w14:textId="77777777" w:rsidR="00664B76" w:rsidRPr="00063550" w:rsidRDefault="00D0720A">
            <w:pPr>
              <w:widowControl w:val="0"/>
              <w:rPr>
                <w:sz w:val="16"/>
                <w:szCs w:val="16"/>
                <w:lang w:val="en-US"/>
              </w:rPr>
            </w:pPr>
            <w:r w:rsidRPr="00063550">
              <w:rPr>
                <w:sz w:val="16"/>
                <w:szCs w:val="16"/>
                <w:lang w:val="en-US"/>
              </w:rPr>
              <w:t>23.00</w:t>
            </w:r>
          </w:p>
        </w:tc>
        <w:tc>
          <w:tcPr>
            <w:tcW w:w="1208" w:type="dxa"/>
            <w:shd w:val="clear" w:color="auto" w:fill="D9D9D9"/>
            <w:tcMar>
              <w:top w:w="100" w:type="dxa"/>
              <w:left w:w="100" w:type="dxa"/>
              <w:bottom w:w="100" w:type="dxa"/>
              <w:right w:w="100" w:type="dxa"/>
            </w:tcMar>
          </w:tcPr>
          <w:p w14:paraId="2CA9E5C0" w14:textId="77777777" w:rsidR="00664B76" w:rsidRPr="00063550" w:rsidRDefault="00D0720A">
            <w:pPr>
              <w:widowControl w:val="0"/>
              <w:rPr>
                <w:sz w:val="16"/>
                <w:szCs w:val="16"/>
                <w:lang w:val="en-US"/>
              </w:rPr>
            </w:pPr>
            <w:r w:rsidRPr="00063550">
              <w:rPr>
                <w:sz w:val="16"/>
                <w:szCs w:val="16"/>
                <w:lang w:val="en-US"/>
              </w:rPr>
              <w:t>2.34</w:t>
            </w:r>
          </w:p>
        </w:tc>
      </w:tr>
      <w:tr w:rsidR="00664B76" w:rsidRPr="00063550" w14:paraId="70F10937" w14:textId="77777777">
        <w:trPr>
          <w:trHeight w:val="515"/>
        </w:trPr>
        <w:tc>
          <w:tcPr>
            <w:tcW w:w="1067" w:type="dxa"/>
            <w:tcMar>
              <w:top w:w="100" w:type="dxa"/>
              <w:left w:w="100" w:type="dxa"/>
              <w:bottom w:w="100" w:type="dxa"/>
              <w:right w:w="100" w:type="dxa"/>
            </w:tcMar>
          </w:tcPr>
          <w:p w14:paraId="7EEFFCF5" w14:textId="77777777" w:rsidR="00664B76" w:rsidRPr="00063550" w:rsidRDefault="00D0720A">
            <w:pPr>
              <w:widowControl w:val="0"/>
              <w:rPr>
                <w:sz w:val="16"/>
                <w:szCs w:val="16"/>
                <w:lang w:val="en-US"/>
              </w:rPr>
            </w:pPr>
            <w:r w:rsidRPr="00063550">
              <w:rPr>
                <w:sz w:val="16"/>
                <w:szCs w:val="16"/>
                <w:lang w:val="en-US"/>
              </w:rPr>
              <w:t>27</w:t>
            </w:r>
          </w:p>
        </w:tc>
        <w:tc>
          <w:tcPr>
            <w:tcW w:w="1500" w:type="dxa"/>
            <w:tcMar>
              <w:top w:w="100" w:type="dxa"/>
              <w:left w:w="100" w:type="dxa"/>
              <w:bottom w:w="100" w:type="dxa"/>
              <w:right w:w="100" w:type="dxa"/>
            </w:tcMar>
          </w:tcPr>
          <w:p w14:paraId="57C84378" w14:textId="77777777" w:rsidR="00664B76" w:rsidRPr="00063550" w:rsidRDefault="00D0720A">
            <w:pPr>
              <w:widowControl w:val="0"/>
              <w:rPr>
                <w:sz w:val="16"/>
                <w:szCs w:val="16"/>
                <w:lang w:val="en-US"/>
              </w:rPr>
            </w:pPr>
            <w:r w:rsidRPr="00063550">
              <w:rPr>
                <w:sz w:val="16"/>
                <w:szCs w:val="16"/>
                <w:lang w:val="en-US"/>
              </w:rPr>
              <w:t>8.26</w:t>
            </w:r>
          </w:p>
        </w:tc>
        <w:tc>
          <w:tcPr>
            <w:tcW w:w="1395" w:type="dxa"/>
            <w:tcMar>
              <w:top w:w="100" w:type="dxa"/>
              <w:left w:w="100" w:type="dxa"/>
              <w:bottom w:w="100" w:type="dxa"/>
              <w:right w:w="100" w:type="dxa"/>
            </w:tcMar>
          </w:tcPr>
          <w:p w14:paraId="38D12996" w14:textId="77777777" w:rsidR="00664B76" w:rsidRPr="00063550" w:rsidRDefault="00D0720A">
            <w:pPr>
              <w:widowControl w:val="0"/>
              <w:rPr>
                <w:sz w:val="16"/>
                <w:szCs w:val="16"/>
                <w:lang w:val="en-US"/>
              </w:rPr>
            </w:pPr>
            <w:r w:rsidRPr="00063550">
              <w:rPr>
                <w:sz w:val="16"/>
                <w:szCs w:val="16"/>
                <w:lang w:val="en-US"/>
              </w:rPr>
              <w:t>45.51</w:t>
            </w:r>
          </w:p>
        </w:tc>
        <w:tc>
          <w:tcPr>
            <w:tcW w:w="1125" w:type="dxa"/>
            <w:tcMar>
              <w:top w:w="100" w:type="dxa"/>
              <w:left w:w="100" w:type="dxa"/>
              <w:bottom w:w="100" w:type="dxa"/>
              <w:right w:w="100" w:type="dxa"/>
            </w:tcMar>
          </w:tcPr>
          <w:p w14:paraId="4B3534E9" w14:textId="77777777" w:rsidR="00664B76" w:rsidRPr="00063550" w:rsidRDefault="00D0720A">
            <w:pPr>
              <w:widowControl w:val="0"/>
              <w:rPr>
                <w:sz w:val="16"/>
                <w:szCs w:val="16"/>
                <w:lang w:val="en-US"/>
              </w:rPr>
            </w:pPr>
            <w:r w:rsidRPr="00063550">
              <w:rPr>
                <w:sz w:val="16"/>
                <w:szCs w:val="16"/>
                <w:lang w:val="en-US"/>
              </w:rPr>
              <w:t>5.51</w:t>
            </w:r>
          </w:p>
        </w:tc>
        <w:tc>
          <w:tcPr>
            <w:tcW w:w="1095" w:type="dxa"/>
            <w:tcMar>
              <w:top w:w="100" w:type="dxa"/>
              <w:left w:w="100" w:type="dxa"/>
              <w:bottom w:w="100" w:type="dxa"/>
              <w:right w:w="100" w:type="dxa"/>
            </w:tcMar>
          </w:tcPr>
          <w:p w14:paraId="533BAB2E" w14:textId="77777777" w:rsidR="00664B76" w:rsidRPr="00063550" w:rsidRDefault="00D0720A">
            <w:pPr>
              <w:widowControl w:val="0"/>
              <w:rPr>
                <w:sz w:val="16"/>
                <w:szCs w:val="16"/>
                <w:lang w:val="en-US"/>
              </w:rPr>
            </w:pPr>
            <w:r w:rsidRPr="00063550">
              <w:rPr>
                <w:sz w:val="16"/>
                <w:szCs w:val="16"/>
                <w:lang w:val="en-US"/>
              </w:rPr>
              <w:t>7.43</w:t>
            </w:r>
          </w:p>
        </w:tc>
        <w:tc>
          <w:tcPr>
            <w:tcW w:w="900" w:type="dxa"/>
            <w:tcMar>
              <w:top w:w="100" w:type="dxa"/>
              <w:left w:w="100" w:type="dxa"/>
              <w:bottom w:w="100" w:type="dxa"/>
              <w:right w:w="100" w:type="dxa"/>
            </w:tcMar>
          </w:tcPr>
          <w:p w14:paraId="3322EA10" w14:textId="77777777" w:rsidR="00664B76" w:rsidRPr="00063550" w:rsidRDefault="00D0720A">
            <w:pPr>
              <w:widowControl w:val="0"/>
              <w:rPr>
                <w:sz w:val="16"/>
                <w:szCs w:val="16"/>
                <w:lang w:val="en-US"/>
              </w:rPr>
            </w:pPr>
            <w:r w:rsidRPr="00063550">
              <w:rPr>
                <w:sz w:val="16"/>
                <w:szCs w:val="16"/>
                <w:lang w:val="en-US"/>
              </w:rPr>
              <w:t>4.85</w:t>
            </w:r>
          </w:p>
        </w:tc>
        <w:tc>
          <w:tcPr>
            <w:tcW w:w="1095" w:type="dxa"/>
            <w:tcMar>
              <w:top w:w="100" w:type="dxa"/>
              <w:left w:w="100" w:type="dxa"/>
              <w:bottom w:w="100" w:type="dxa"/>
              <w:right w:w="100" w:type="dxa"/>
            </w:tcMar>
          </w:tcPr>
          <w:p w14:paraId="5D7A464C" w14:textId="77777777" w:rsidR="00664B76" w:rsidRPr="00063550" w:rsidRDefault="00D0720A">
            <w:pPr>
              <w:widowControl w:val="0"/>
              <w:rPr>
                <w:sz w:val="16"/>
                <w:szCs w:val="16"/>
                <w:lang w:val="en-US"/>
              </w:rPr>
            </w:pPr>
            <w:r w:rsidRPr="00063550">
              <w:rPr>
                <w:sz w:val="16"/>
                <w:szCs w:val="16"/>
                <w:lang w:val="en-US"/>
              </w:rPr>
              <w:t>29.00</w:t>
            </w:r>
          </w:p>
        </w:tc>
        <w:tc>
          <w:tcPr>
            <w:tcW w:w="1208" w:type="dxa"/>
            <w:tcMar>
              <w:top w:w="100" w:type="dxa"/>
              <w:left w:w="100" w:type="dxa"/>
              <w:bottom w:w="100" w:type="dxa"/>
              <w:right w:w="100" w:type="dxa"/>
            </w:tcMar>
          </w:tcPr>
          <w:p w14:paraId="36E7AD53" w14:textId="77777777" w:rsidR="00664B76" w:rsidRPr="00063550" w:rsidRDefault="00D0720A">
            <w:pPr>
              <w:widowControl w:val="0"/>
              <w:rPr>
                <w:sz w:val="16"/>
                <w:szCs w:val="16"/>
                <w:lang w:val="en-US"/>
              </w:rPr>
            </w:pPr>
            <w:r w:rsidRPr="00063550">
              <w:rPr>
                <w:sz w:val="16"/>
                <w:szCs w:val="16"/>
                <w:lang w:val="en-US"/>
              </w:rPr>
              <w:t>3.51</w:t>
            </w:r>
          </w:p>
        </w:tc>
      </w:tr>
      <w:tr w:rsidR="00664B76" w:rsidRPr="00063550" w14:paraId="4C36F74C" w14:textId="77777777">
        <w:trPr>
          <w:trHeight w:val="515"/>
        </w:trPr>
        <w:tc>
          <w:tcPr>
            <w:tcW w:w="1067" w:type="dxa"/>
            <w:shd w:val="clear" w:color="auto" w:fill="D9D9D9"/>
            <w:tcMar>
              <w:top w:w="100" w:type="dxa"/>
              <w:left w:w="100" w:type="dxa"/>
              <w:bottom w:w="100" w:type="dxa"/>
              <w:right w:w="100" w:type="dxa"/>
            </w:tcMar>
          </w:tcPr>
          <w:p w14:paraId="69FB686E" w14:textId="77777777" w:rsidR="00664B76" w:rsidRPr="00063550" w:rsidRDefault="00D0720A">
            <w:pPr>
              <w:widowControl w:val="0"/>
              <w:rPr>
                <w:sz w:val="16"/>
                <w:szCs w:val="16"/>
                <w:lang w:val="en-US"/>
              </w:rPr>
            </w:pPr>
            <w:r w:rsidRPr="00063550">
              <w:rPr>
                <w:sz w:val="16"/>
                <w:szCs w:val="16"/>
                <w:lang w:val="en-US"/>
              </w:rPr>
              <w:t>28</w:t>
            </w:r>
          </w:p>
        </w:tc>
        <w:tc>
          <w:tcPr>
            <w:tcW w:w="1500" w:type="dxa"/>
            <w:shd w:val="clear" w:color="auto" w:fill="D9D9D9"/>
            <w:tcMar>
              <w:top w:w="100" w:type="dxa"/>
              <w:left w:w="100" w:type="dxa"/>
              <w:bottom w:w="100" w:type="dxa"/>
              <w:right w:w="100" w:type="dxa"/>
            </w:tcMar>
          </w:tcPr>
          <w:p w14:paraId="6CE24210" w14:textId="77777777" w:rsidR="00664B76" w:rsidRPr="00063550" w:rsidRDefault="00D0720A">
            <w:pPr>
              <w:widowControl w:val="0"/>
              <w:rPr>
                <w:sz w:val="16"/>
                <w:szCs w:val="16"/>
                <w:lang w:val="en-US"/>
              </w:rPr>
            </w:pPr>
            <w:r w:rsidRPr="00063550">
              <w:rPr>
                <w:sz w:val="16"/>
                <w:szCs w:val="16"/>
                <w:lang w:val="en-US"/>
              </w:rPr>
              <w:t>8.18</w:t>
            </w:r>
          </w:p>
        </w:tc>
        <w:tc>
          <w:tcPr>
            <w:tcW w:w="1395" w:type="dxa"/>
            <w:shd w:val="clear" w:color="auto" w:fill="D9D9D9"/>
            <w:tcMar>
              <w:top w:w="100" w:type="dxa"/>
              <w:left w:w="100" w:type="dxa"/>
              <w:bottom w:w="100" w:type="dxa"/>
              <w:right w:w="100" w:type="dxa"/>
            </w:tcMar>
          </w:tcPr>
          <w:p w14:paraId="3F0D548D" w14:textId="77777777" w:rsidR="00664B76" w:rsidRPr="00063550" w:rsidRDefault="00D0720A">
            <w:pPr>
              <w:widowControl w:val="0"/>
              <w:rPr>
                <w:sz w:val="16"/>
                <w:szCs w:val="16"/>
                <w:lang w:val="en-US"/>
              </w:rPr>
            </w:pPr>
            <w:r w:rsidRPr="00063550">
              <w:rPr>
                <w:sz w:val="16"/>
                <w:szCs w:val="16"/>
                <w:lang w:val="en-US"/>
              </w:rPr>
              <w:t>23.35</w:t>
            </w:r>
          </w:p>
        </w:tc>
        <w:tc>
          <w:tcPr>
            <w:tcW w:w="1125" w:type="dxa"/>
            <w:shd w:val="clear" w:color="auto" w:fill="D9D9D9"/>
            <w:tcMar>
              <w:top w:w="100" w:type="dxa"/>
              <w:left w:w="100" w:type="dxa"/>
              <w:bottom w:w="100" w:type="dxa"/>
              <w:right w:w="100" w:type="dxa"/>
            </w:tcMar>
          </w:tcPr>
          <w:p w14:paraId="7D717F0F" w14:textId="77777777" w:rsidR="00664B76" w:rsidRPr="00063550" w:rsidRDefault="00D0720A">
            <w:pPr>
              <w:widowControl w:val="0"/>
              <w:rPr>
                <w:sz w:val="16"/>
                <w:szCs w:val="16"/>
                <w:lang w:val="en-US"/>
              </w:rPr>
            </w:pPr>
            <w:r w:rsidRPr="00063550">
              <w:rPr>
                <w:sz w:val="16"/>
                <w:szCs w:val="16"/>
                <w:lang w:val="en-US"/>
              </w:rPr>
              <w:t>2.85</w:t>
            </w:r>
          </w:p>
        </w:tc>
        <w:tc>
          <w:tcPr>
            <w:tcW w:w="1095" w:type="dxa"/>
            <w:shd w:val="clear" w:color="auto" w:fill="D9D9D9"/>
            <w:tcMar>
              <w:top w:w="100" w:type="dxa"/>
              <w:left w:w="100" w:type="dxa"/>
              <w:bottom w:w="100" w:type="dxa"/>
              <w:right w:w="100" w:type="dxa"/>
            </w:tcMar>
          </w:tcPr>
          <w:p w14:paraId="06245A7D" w14:textId="77777777" w:rsidR="00664B76" w:rsidRPr="00063550" w:rsidRDefault="00D0720A">
            <w:pPr>
              <w:widowControl w:val="0"/>
              <w:rPr>
                <w:sz w:val="16"/>
                <w:szCs w:val="16"/>
                <w:lang w:val="en-US"/>
              </w:rPr>
            </w:pPr>
            <w:r w:rsidRPr="00063550">
              <w:rPr>
                <w:sz w:val="16"/>
                <w:szCs w:val="16"/>
                <w:lang w:val="en-US"/>
              </w:rPr>
              <w:t>5.56</w:t>
            </w:r>
          </w:p>
        </w:tc>
        <w:tc>
          <w:tcPr>
            <w:tcW w:w="900" w:type="dxa"/>
            <w:shd w:val="clear" w:color="auto" w:fill="D9D9D9"/>
            <w:tcMar>
              <w:top w:w="100" w:type="dxa"/>
              <w:left w:w="100" w:type="dxa"/>
              <w:bottom w:w="100" w:type="dxa"/>
              <w:right w:w="100" w:type="dxa"/>
            </w:tcMar>
          </w:tcPr>
          <w:p w14:paraId="3BB02096" w14:textId="77777777" w:rsidR="00664B76" w:rsidRPr="00063550" w:rsidRDefault="00D0720A">
            <w:pPr>
              <w:widowControl w:val="0"/>
              <w:rPr>
                <w:sz w:val="16"/>
                <w:szCs w:val="16"/>
                <w:lang w:val="en-US"/>
              </w:rPr>
            </w:pPr>
            <w:r w:rsidRPr="00063550">
              <w:rPr>
                <w:sz w:val="16"/>
                <w:szCs w:val="16"/>
                <w:lang w:val="en-US"/>
              </w:rPr>
              <w:t>0.99</w:t>
            </w:r>
          </w:p>
        </w:tc>
        <w:tc>
          <w:tcPr>
            <w:tcW w:w="1095" w:type="dxa"/>
            <w:shd w:val="clear" w:color="auto" w:fill="D9D9D9"/>
            <w:tcMar>
              <w:top w:w="100" w:type="dxa"/>
              <w:left w:w="100" w:type="dxa"/>
              <w:bottom w:w="100" w:type="dxa"/>
              <w:right w:w="100" w:type="dxa"/>
            </w:tcMar>
          </w:tcPr>
          <w:p w14:paraId="6EDEF6A7" w14:textId="77777777" w:rsidR="00664B76" w:rsidRPr="00063550" w:rsidRDefault="00D0720A">
            <w:pPr>
              <w:widowControl w:val="0"/>
              <w:rPr>
                <w:sz w:val="16"/>
                <w:szCs w:val="16"/>
                <w:lang w:val="en-US"/>
              </w:rPr>
            </w:pPr>
            <w:r w:rsidRPr="00063550">
              <w:rPr>
                <w:sz w:val="16"/>
                <w:szCs w:val="16"/>
                <w:lang w:val="en-US"/>
              </w:rPr>
              <w:t>11.00</w:t>
            </w:r>
          </w:p>
        </w:tc>
        <w:tc>
          <w:tcPr>
            <w:tcW w:w="1208" w:type="dxa"/>
            <w:shd w:val="clear" w:color="auto" w:fill="D9D9D9"/>
            <w:tcMar>
              <w:top w:w="100" w:type="dxa"/>
              <w:left w:w="100" w:type="dxa"/>
              <w:bottom w:w="100" w:type="dxa"/>
              <w:right w:w="100" w:type="dxa"/>
            </w:tcMar>
          </w:tcPr>
          <w:p w14:paraId="7AA94E8A" w14:textId="77777777" w:rsidR="00664B76" w:rsidRPr="00063550" w:rsidRDefault="00D0720A">
            <w:pPr>
              <w:widowControl w:val="0"/>
              <w:rPr>
                <w:sz w:val="16"/>
                <w:szCs w:val="16"/>
                <w:lang w:val="en-US"/>
              </w:rPr>
            </w:pPr>
            <w:r w:rsidRPr="00063550">
              <w:rPr>
                <w:sz w:val="16"/>
                <w:szCs w:val="16"/>
                <w:lang w:val="en-US"/>
              </w:rPr>
              <w:t>1.34</w:t>
            </w:r>
          </w:p>
        </w:tc>
      </w:tr>
      <w:tr w:rsidR="00664B76" w:rsidRPr="00063550" w14:paraId="5EB86DE5" w14:textId="77777777">
        <w:trPr>
          <w:trHeight w:val="515"/>
        </w:trPr>
        <w:tc>
          <w:tcPr>
            <w:tcW w:w="1067" w:type="dxa"/>
            <w:tcMar>
              <w:top w:w="100" w:type="dxa"/>
              <w:left w:w="100" w:type="dxa"/>
              <w:bottom w:w="100" w:type="dxa"/>
              <w:right w:w="100" w:type="dxa"/>
            </w:tcMar>
          </w:tcPr>
          <w:p w14:paraId="73B9FF7D" w14:textId="77777777" w:rsidR="00664B76" w:rsidRPr="00063550" w:rsidRDefault="00D0720A">
            <w:pPr>
              <w:widowControl w:val="0"/>
              <w:rPr>
                <w:sz w:val="16"/>
                <w:szCs w:val="16"/>
                <w:lang w:val="en-US"/>
              </w:rPr>
            </w:pPr>
            <w:r w:rsidRPr="00063550">
              <w:rPr>
                <w:sz w:val="16"/>
                <w:szCs w:val="16"/>
                <w:lang w:val="en-US"/>
              </w:rPr>
              <w:t>29</w:t>
            </w:r>
          </w:p>
        </w:tc>
        <w:tc>
          <w:tcPr>
            <w:tcW w:w="1500" w:type="dxa"/>
            <w:tcMar>
              <w:top w:w="100" w:type="dxa"/>
              <w:left w:w="100" w:type="dxa"/>
              <w:bottom w:w="100" w:type="dxa"/>
              <w:right w:w="100" w:type="dxa"/>
            </w:tcMar>
          </w:tcPr>
          <w:p w14:paraId="418B594B" w14:textId="77777777" w:rsidR="00664B76" w:rsidRPr="00063550" w:rsidRDefault="00D0720A">
            <w:pPr>
              <w:widowControl w:val="0"/>
              <w:rPr>
                <w:sz w:val="16"/>
                <w:szCs w:val="16"/>
                <w:lang w:val="en-US"/>
              </w:rPr>
            </w:pPr>
            <w:r w:rsidRPr="00063550">
              <w:rPr>
                <w:sz w:val="16"/>
                <w:szCs w:val="16"/>
                <w:lang w:val="en-US"/>
              </w:rPr>
              <w:t>7.38</w:t>
            </w:r>
          </w:p>
        </w:tc>
        <w:tc>
          <w:tcPr>
            <w:tcW w:w="1395" w:type="dxa"/>
            <w:tcMar>
              <w:top w:w="100" w:type="dxa"/>
              <w:left w:w="100" w:type="dxa"/>
              <w:bottom w:w="100" w:type="dxa"/>
              <w:right w:w="100" w:type="dxa"/>
            </w:tcMar>
          </w:tcPr>
          <w:p w14:paraId="19ED67E4" w14:textId="77777777" w:rsidR="00664B76" w:rsidRPr="00063550" w:rsidRDefault="00D0720A">
            <w:pPr>
              <w:widowControl w:val="0"/>
              <w:rPr>
                <w:sz w:val="16"/>
                <w:szCs w:val="16"/>
                <w:lang w:val="en-US"/>
              </w:rPr>
            </w:pPr>
            <w:r w:rsidRPr="00063550">
              <w:rPr>
                <w:sz w:val="16"/>
                <w:szCs w:val="16"/>
                <w:lang w:val="en-US"/>
              </w:rPr>
              <w:t>49.50</w:t>
            </w:r>
          </w:p>
        </w:tc>
        <w:tc>
          <w:tcPr>
            <w:tcW w:w="1125" w:type="dxa"/>
            <w:tcMar>
              <w:top w:w="100" w:type="dxa"/>
              <w:left w:w="100" w:type="dxa"/>
              <w:bottom w:w="100" w:type="dxa"/>
              <w:right w:w="100" w:type="dxa"/>
            </w:tcMar>
          </w:tcPr>
          <w:p w14:paraId="43B760E8" w14:textId="77777777" w:rsidR="00664B76" w:rsidRPr="00063550" w:rsidRDefault="00D0720A">
            <w:pPr>
              <w:widowControl w:val="0"/>
              <w:rPr>
                <w:sz w:val="16"/>
                <w:szCs w:val="16"/>
                <w:lang w:val="en-US"/>
              </w:rPr>
            </w:pPr>
            <w:r w:rsidRPr="00063550">
              <w:rPr>
                <w:sz w:val="16"/>
                <w:szCs w:val="16"/>
                <w:lang w:val="en-US"/>
              </w:rPr>
              <w:t>6.71</w:t>
            </w:r>
          </w:p>
        </w:tc>
        <w:tc>
          <w:tcPr>
            <w:tcW w:w="1095" w:type="dxa"/>
            <w:tcMar>
              <w:top w:w="100" w:type="dxa"/>
              <w:left w:w="100" w:type="dxa"/>
              <w:bottom w:w="100" w:type="dxa"/>
              <w:right w:w="100" w:type="dxa"/>
            </w:tcMar>
          </w:tcPr>
          <w:p w14:paraId="6D0D7E45" w14:textId="77777777" w:rsidR="00664B76" w:rsidRPr="00063550" w:rsidRDefault="00D0720A">
            <w:pPr>
              <w:widowControl w:val="0"/>
              <w:rPr>
                <w:sz w:val="16"/>
                <w:szCs w:val="16"/>
                <w:lang w:val="en-US"/>
              </w:rPr>
            </w:pPr>
            <w:r w:rsidRPr="00063550">
              <w:rPr>
                <w:sz w:val="16"/>
                <w:szCs w:val="16"/>
                <w:lang w:val="en-US"/>
              </w:rPr>
              <w:t>8.00</w:t>
            </w:r>
          </w:p>
        </w:tc>
        <w:tc>
          <w:tcPr>
            <w:tcW w:w="900" w:type="dxa"/>
            <w:tcMar>
              <w:top w:w="100" w:type="dxa"/>
              <w:left w:w="100" w:type="dxa"/>
              <w:bottom w:w="100" w:type="dxa"/>
              <w:right w:w="100" w:type="dxa"/>
            </w:tcMar>
          </w:tcPr>
          <w:p w14:paraId="39B1FCAD" w14:textId="77777777" w:rsidR="00664B76" w:rsidRPr="00063550" w:rsidRDefault="00D0720A">
            <w:pPr>
              <w:widowControl w:val="0"/>
              <w:rPr>
                <w:sz w:val="16"/>
                <w:szCs w:val="16"/>
                <w:lang w:val="en-US"/>
              </w:rPr>
            </w:pPr>
            <w:r w:rsidRPr="00063550">
              <w:rPr>
                <w:sz w:val="16"/>
                <w:szCs w:val="16"/>
                <w:lang w:val="en-US"/>
              </w:rPr>
              <w:t>2.37</w:t>
            </w:r>
          </w:p>
        </w:tc>
        <w:tc>
          <w:tcPr>
            <w:tcW w:w="1095" w:type="dxa"/>
            <w:tcMar>
              <w:top w:w="100" w:type="dxa"/>
              <w:left w:w="100" w:type="dxa"/>
              <w:bottom w:w="100" w:type="dxa"/>
              <w:right w:w="100" w:type="dxa"/>
            </w:tcMar>
          </w:tcPr>
          <w:p w14:paraId="7C3749FE" w14:textId="77777777" w:rsidR="00664B76" w:rsidRPr="00063550" w:rsidRDefault="00D0720A">
            <w:pPr>
              <w:widowControl w:val="0"/>
              <w:rPr>
                <w:sz w:val="16"/>
                <w:szCs w:val="16"/>
                <w:lang w:val="en-US"/>
              </w:rPr>
            </w:pPr>
            <w:r w:rsidRPr="00063550">
              <w:rPr>
                <w:sz w:val="16"/>
                <w:szCs w:val="16"/>
                <w:lang w:val="en-US"/>
              </w:rPr>
              <w:t>12.00</w:t>
            </w:r>
          </w:p>
        </w:tc>
        <w:tc>
          <w:tcPr>
            <w:tcW w:w="1208" w:type="dxa"/>
            <w:tcMar>
              <w:top w:w="100" w:type="dxa"/>
              <w:left w:w="100" w:type="dxa"/>
              <w:bottom w:w="100" w:type="dxa"/>
              <w:right w:w="100" w:type="dxa"/>
            </w:tcMar>
          </w:tcPr>
          <w:p w14:paraId="701E8A9C" w14:textId="77777777" w:rsidR="00664B76" w:rsidRPr="00063550" w:rsidRDefault="00D0720A">
            <w:pPr>
              <w:widowControl w:val="0"/>
              <w:rPr>
                <w:sz w:val="16"/>
                <w:szCs w:val="16"/>
                <w:lang w:val="en-US"/>
              </w:rPr>
            </w:pPr>
            <w:r w:rsidRPr="00063550">
              <w:rPr>
                <w:sz w:val="16"/>
                <w:szCs w:val="16"/>
                <w:lang w:val="en-US"/>
              </w:rPr>
              <w:t>1.63</w:t>
            </w:r>
          </w:p>
        </w:tc>
      </w:tr>
      <w:tr w:rsidR="00664B76" w:rsidRPr="00063550" w14:paraId="03835C9C" w14:textId="77777777">
        <w:trPr>
          <w:trHeight w:val="515"/>
        </w:trPr>
        <w:tc>
          <w:tcPr>
            <w:tcW w:w="1067" w:type="dxa"/>
            <w:tcBorders>
              <w:bottom w:val="nil"/>
            </w:tcBorders>
            <w:shd w:val="clear" w:color="auto" w:fill="D9D9D9"/>
            <w:tcMar>
              <w:top w:w="100" w:type="dxa"/>
              <w:left w:w="100" w:type="dxa"/>
              <w:bottom w:w="100" w:type="dxa"/>
              <w:right w:w="100" w:type="dxa"/>
            </w:tcMar>
          </w:tcPr>
          <w:p w14:paraId="645CC155" w14:textId="77777777" w:rsidR="00664B76" w:rsidRPr="00063550" w:rsidRDefault="00D0720A">
            <w:pPr>
              <w:widowControl w:val="0"/>
              <w:rPr>
                <w:sz w:val="16"/>
                <w:szCs w:val="16"/>
                <w:lang w:val="en-US"/>
              </w:rPr>
            </w:pPr>
            <w:r w:rsidRPr="00063550">
              <w:rPr>
                <w:sz w:val="16"/>
                <w:szCs w:val="16"/>
                <w:lang w:val="en-US"/>
              </w:rPr>
              <w:t>30</w:t>
            </w:r>
          </w:p>
        </w:tc>
        <w:tc>
          <w:tcPr>
            <w:tcW w:w="1500" w:type="dxa"/>
            <w:tcBorders>
              <w:bottom w:val="nil"/>
            </w:tcBorders>
            <w:shd w:val="clear" w:color="auto" w:fill="D9D9D9"/>
            <w:tcMar>
              <w:top w:w="100" w:type="dxa"/>
              <w:left w:w="100" w:type="dxa"/>
              <w:bottom w:w="100" w:type="dxa"/>
              <w:right w:w="100" w:type="dxa"/>
            </w:tcMar>
          </w:tcPr>
          <w:p w14:paraId="5571BD3C" w14:textId="77777777" w:rsidR="00664B76" w:rsidRPr="00063550" w:rsidRDefault="00D0720A">
            <w:pPr>
              <w:widowControl w:val="0"/>
              <w:rPr>
                <w:sz w:val="16"/>
                <w:szCs w:val="16"/>
                <w:lang w:val="en-US"/>
              </w:rPr>
            </w:pPr>
            <w:r w:rsidRPr="00063550">
              <w:rPr>
                <w:sz w:val="16"/>
                <w:szCs w:val="16"/>
                <w:lang w:val="en-US"/>
              </w:rPr>
              <w:t>6.17</w:t>
            </w:r>
          </w:p>
        </w:tc>
        <w:tc>
          <w:tcPr>
            <w:tcW w:w="1395" w:type="dxa"/>
            <w:tcBorders>
              <w:bottom w:val="nil"/>
            </w:tcBorders>
            <w:shd w:val="clear" w:color="auto" w:fill="D9D9D9"/>
            <w:tcMar>
              <w:top w:w="100" w:type="dxa"/>
              <w:left w:w="100" w:type="dxa"/>
              <w:bottom w:w="100" w:type="dxa"/>
              <w:right w:w="100" w:type="dxa"/>
            </w:tcMar>
          </w:tcPr>
          <w:p w14:paraId="07757B18" w14:textId="77777777" w:rsidR="00664B76" w:rsidRPr="00063550" w:rsidRDefault="00D0720A">
            <w:pPr>
              <w:widowControl w:val="0"/>
              <w:rPr>
                <w:sz w:val="16"/>
                <w:szCs w:val="16"/>
                <w:lang w:val="en-US"/>
              </w:rPr>
            </w:pPr>
            <w:r w:rsidRPr="00063550">
              <w:rPr>
                <w:sz w:val="16"/>
                <w:szCs w:val="16"/>
                <w:lang w:val="en-US"/>
              </w:rPr>
              <w:t>25.84</w:t>
            </w:r>
          </w:p>
        </w:tc>
        <w:tc>
          <w:tcPr>
            <w:tcW w:w="1125" w:type="dxa"/>
            <w:tcBorders>
              <w:bottom w:val="nil"/>
            </w:tcBorders>
            <w:shd w:val="clear" w:color="auto" w:fill="D9D9D9"/>
            <w:tcMar>
              <w:top w:w="100" w:type="dxa"/>
              <w:left w:w="100" w:type="dxa"/>
              <w:bottom w:w="100" w:type="dxa"/>
              <w:right w:w="100" w:type="dxa"/>
            </w:tcMar>
          </w:tcPr>
          <w:p w14:paraId="41000875" w14:textId="77777777" w:rsidR="00664B76" w:rsidRPr="00063550" w:rsidRDefault="00D0720A">
            <w:pPr>
              <w:widowControl w:val="0"/>
              <w:rPr>
                <w:sz w:val="16"/>
                <w:szCs w:val="16"/>
                <w:lang w:val="en-US"/>
              </w:rPr>
            </w:pPr>
            <w:r w:rsidRPr="00063550">
              <w:rPr>
                <w:sz w:val="16"/>
                <w:szCs w:val="16"/>
                <w:lang w:val="en-US"/>
              </w:rPr>
              <w:t>4.19</w:t>
            </w:r>
          </w:p>
        </w:tc>
        <w:tc>
          <w:tcPr>
            <w:tcW w:w="1095" w:type="dxa"/>
            <w:tcBorders>
              <w:bottom w:val="nil"/>
            </w:tcBorders>
            <w:shd w:val="clear" w:color="auto" w:fill="D9D9D9"/>
            <w:tcMar>
              <w:top w:w="100" w:type="dxa"/>
              <w:left w:w="100" w:type="dxa"/>
              <w:bottom w:w="100" w:type="dxa"/>
              <w:right w:w="100" w:type="dxa"/>
            </w:tcMar>
          </w:tcPr>
          <w:p w14:paraId="395147F2" w14:textId="77777777" w:rsidR="00664B76" w:rsidRPr="00063550" w:rsidRDefault="00D0720A">
            <w:pPr>
              <w:widowControl w:val="0"/>
              <w:rPr>
                <w:sz w:val="16"/>
                <w:szCs w:val="16"/>
                <w:lang w:val="en-US"/>
              </w:rPr>
            </w:pPr>
            <w:r w:rsidRPr="00063550">
              <w:rPr>
                <w:sz w:val="16"/>
                <w:szCs w:val="16"/>
                <w:lang w:val="en-US"/>
              </w:rPr>
              <w:t>4.67</w:t>
            </w:r>
          </w:p>
        </w:tc>
        <w:tc>
          <w:tcPr>
            <w:tcW w:w="900" w:type="dxa"/>
            <w:tcBorders>
              <w:bottom w:val="nil"/>
            </w:tcBorders>
            <w:shd w:val="clear" w:color="auto" w:fill="D9D9D9"/>
            <w:tcMar>
              <w:top w:w="100" w:type="dxa"/>
              <w:left w:w="100" w:type="dxa"/>
              <w:bottom w:w="100" w:type="dxa"/>
              <w:right w:w="100" w:type="dxa"/>
            </w:tcMar>
          </w:tcPr>
          <w:p w14:paraId="7E41E7C7" w14:textId="77777777" w:rsidR="00664B76" w:rsidRPr="00063550" w:rsidRDefault="00D0720A">
            <w:pPr>
              <w:widowControl w:val="0"/>
              <w:rPr>
                <w:sz w:val="16"/>
                <w:szCs w:val="16"/>
                <w:lang w:val="en-US"/>
              </w:rPr>
            </w:pPr>
            <w:r w:rsidRPr="00063550">
              <w:rPr>
                <w:sz w:val="16"/>
                <w:szCs w:val="16"/>
                <w:lang w:val="en-US"/>
              </w:rPr>
              <w:t>4.98</w:t>
            </w:r>
          </w:p>
        </w:tc>
        <w:tc>
          <w:tcPr>
            <w:tcW w:w="1095" w:type="dxa"/>
            <w:tcBorders>
              <w:bottom w:val="nil"/>
            </w:tcBorders>
            <w:shd w:val="clear" w:color="auto" w:fill="D9D9D9"/>
            <w:tcMar>
              <w:top w:w="100" w:type="dxa"/>
              <w:left w:w="100" w:type="dxa"/>
              <w:bottom w:w="100" w:type="dxa"/>
              <w:right w:w="100" w:type="dxa"/>
            </w:tcMar>
          </w:tcPr>
          <w:p w14:paraId="4165A777" w14:textId="77777777" w:rsidR="00664B76" w:rsidRPr="00063550" w:rsidRDefault="00D0720A">
            <w:pPr>
              <w:widowControl w:val="0"/>
              <w:rPr>
                <w:sz w:val="16"/>
                <w:szCs w:val="16"/>
                <w:lang w:val="en-US"/>
              </w:rPr>
            </w:pPr>
            <w:r w:rsidRPr="00063550">
              <w:rPr>
                <w:sz w:val="16"/>
                <w:szCs w:val="16"/>
                <w:lang w:val="en-US"/>
              </w:rPr>
              <w:t>10.00</w:t>
            </w:r>
          </w:p>
        </w:tc>
        <w:tc>
          <w:tcPr>
            <w:tcW w:w="1208" w:type="dxa"/>
            <w:tcBorders>
              <w:bottom w:val="nil"/>
            </w:tcBorders>
            <w:shd w:val="clear" w:color="auto" w:fill="D9D9D9"/>
            <w:tcMar>
              <w:top w:w="100" w:type="dxa"/>
              <w:left w:w="100" w:type="dxa"/>
              <w:bottom w:w="100" w:type="dxa"/>
              <w:right w:w="100" w:type="dxa"/>
            </w:tcMar>
          </w:tcPr>
          <w:p w14:paraId="73D668E7" w14:textId="77777777" w:rsidR="00664B76" w:rsidRPr="00063550" w:rsidRDefault="00D0720A">
            <w:pPr>
              <w:widowControl w:val="0"/>
              <w:rPr>
                <w:sz w:val="16"/>
                <w:szCs w:val="16"/>
                <w:lang w:val="en-US"/>
              </w:rPr>
            </w:pPr>
            <w:r w:rsidRPr="00063550">
              <w:rPr>
                <w:sz w:val="16"/>
                <w:szCs w:val="16"/>
                <w:lang w:val="en-US"/>
              </w:rPr>
              <w:t>1.62</w:t>
            </w:r>
          </w:p>
        </w:tc>
      </w:tr>
      <w:tr w:rsidR="00664B76" w:rsidRPr="00063550" w14:paraId="5E03DD29" w14:textId="77777777">
        <w:trPr>
          <w:trHeight w:val="515"/>
        </w:trPr>
        <w:tc>
          <w:tcPr>
            <w:tcW w:w="1067" w:type="dxa"/>
            <w:tcBorders>
              <w:top w:val="nil"/>
              <w:left w:val="nil"/>
              <w:bottom w:val="nil"/>
              <w:right w:val="nil"/>
            </w:tcBorders>
            <w:tcMar>
              <w:top w:w="100" w:type="dxa"/>
              <w:left w:w="100" w:type="dxa"/>
              <w:bottom w:w="100" w:type="dxa"/>
              <w:right w:w="100" w:type="dxa"/>
            </w:tcMar>
          </w:tcPr>
          <w:p w14:paraId="6184755B" w14:textId="77777777" w:rsidR="00664B76" w:rsidRPr="00063550" w:rsidRDefault="00D0720A">
            <w:pPr>
              <w:widowControl w:val="0"/>
              <w:rPr>
                <w:b/>
                <w:sz w:val="16"/>
                <w:szCs w:val="16"/>
                <w:lang w:val="en-US"/>
              </w:rPr>
            </w:pPr>
            <w:r w:rsidRPr="00063550">
              <w:rPr>
                <w:b/>
                <w:sz w:val="16"/>
                <w:szCs w:val="16"/>
                <w:lang w:val="en-US"/>
              </w:rPr>
              <w:t>Mean (sd)</w:t>
            </w:r>
          </w:p>
        </w:tc>
        <w:tc>
          <w:tcPr>
            <w:tcW w:w="1500" w:type="dxa"/>
            <w:tcBorders>
              <w:top w:val="nil"/>
              <w:left w:val="nil"/>
              <w:bottom w:val="nil"/>
              <w:right w:val="nil"/>
            </w:tcBorders>
            <w:tcMar>
              <w:top w:w="100" w:type="dxa"/>
              <w:left w:w="100" w:type="dxa"/>
              <w:bottom w:w="100" w:type="dxa"/>
              <w:right w:w="100" w:type="dxa"/>
            </w:tcMar>
          </w:tcPr>
          <w:p w14:paraId="3197161A" w14:textId="77777777" w:rsidR="00664B76" w:rsidRPr="00063550" w:rsidRDefault="00664B76">
            <w:pPr>
              <w:widowControl w:val="0"/>
              <w:rPr>
                <w:sz w:val="16"/>
                <w:szCs w:val="16"/>
                <w:lang w:val="en-US"/>
              </w:rPr>
            </w:pPr>
          </w:p>
        </w:tc>
        <w:tc>
          <w:tcPr>
            <w:tcW w:w="1395" w:type="dxa"/>
            <w:tcBorders>
              <w:top w:val="nil"/>
              <w:left w:val="nil"/>
              <w:bottom w:val="nil"/>
              <w:right w:val="nil"/>
            </w:tcBorders>
            <w:tcMar>
              <w:top w:w="100" w:type="dxa"/>
              <w:left w:w="100" w:type="dxa"/>
              <w:bottom w:w="100" w:type="dxa"/>
              <w:right w:w="100" w:type="dxa"/>
            </w:tcMar>
          </w:tcPr>
          <w:p w14:paraId="0C37A875" w14:textId="77777777" w:rsidR="00664B76" w:rsidRPr="00063550" w:rsidRDefault="00D0720A">
            <w:pPr>
              <w:widowControl w:val="0"/>
              <w:rPr>
                <w:sz w:val="16"/>
                <w:szCs w:val="16"/>
                <w:lang w:val="en-US"/>
              </w:rPr>
            </w:pPr>
            <w:r w:rsidRPr="00063550">
              <w:rPr>
                <w:sz w:val="16"/>
                <w:szCs w:val="16"/>
                <w:lang w:val="en-US"/>
              </w:rPr>
              <w:t>48.89</w:t>
            </w:r>
          </w:p>
        </w:tc>
        <w:tc>
          <w:tcPr>
            <w:tcW w:w="1125" w:type="dxa"/>
            <w:tcBorders>
              <w:top w:val="nil"/>
              <w:left w:val="nil"/>
              <w:bottom w:val="nil"/>
              <w:right w:val="nil"/>
            </w:tcBorders>
            <w:tcMar>
              <w:top w:w="100" w:type="dxa"/>
              <w:left w:w="100" w:type="dxa"/>
              <w:bottom w:w="100" w:type="dxa"/>
              <w:right w:w="100" w:type="dxa"/>
            </w:tcMar>
          </w:tcPr>
          <w:p w14:paraId="4E464F25" w14:textId="77777777" w:rsidR="00664B76" w:rsidRPr="00063550" w:rsidRDefault="00D0720A">
            <w:pPr>
              <w:widowControl w:val="0"/>
              <w:rPr>
                <w:sz w:val="16"/>
                <w:szCs w:val="16"/>
                <w:lang w:val="en-US"/>
              </w:rPr>
            </w:pPr>
            <w:r w:rsidRPr="00063550">
              <w:rPr>
                <w:sz w:val="16"/>
                <w:szCs w:val="16"/>
                <w:lang w:val="en-US"/>
              </w:rPr>
              <w:t>3.81 (±0.98)</w:t>
            </w:r>
          </w:p>
        </w:tc>
        <w:tc>
          <w:tcPr>
            <w:tcW w:w="1095" w:type="dxa"/>
            <w:tcBorders>
              <w:top w:val="nil"/>
              <w:left w:val="nil"/>
              <w:bottom w:val="nil"/>
              <w:right w:val="nil"/>
            </w:tcBorders>
            <w:tcMar>
              <w:top w:w="100" w:type="dxa"/>
              <w:left w:w="100" w:type="dxa"/>
              <w:bottom w:w="100" w:type="dxa"/>
              <w:right w:w="100" w:type="dxa"/>
            </w:tcMar>
          </w:tcPr>
          <w:p w14:paraId="7A571295" w14:textId="77777777" w:rsidR="00664B76" w:rsidRPr="00063550" w:rsidRDefault="00D0720A">
            <w:pPr>
              <w:widowControl w:val="0"/>
              <w:rPr>
                <w:sz w:val="16"/>
                <w:szCs w:val="16"/>
                <w:lang w:val="en-US"/>
              </w:rPr>
            </w:pPr>
            <w:r w:rsidRPr="00063550">
              <w:rPr>
                <w:sz w:val="16"/>
                <w:szCs w:val="16"/>
                <w:lang w:val="en-US"/>
              </w:rPr>
              <w:t>4.13 (±1.29)</w:t>
            </w:r>
          </w:p>
        </w:tc>
        <w:tc>
          <w:tcPr>
            <w:tcW w:w="900" w:type="dxa"/>
            <w:tcBorders>
              <w:top w:val="nil"/>
              <w:left w:val="nil"/>
              <w:bottom w:val="nil"/>
              <w:right w:val="nil"/>
            </w:tcBorders>
            <w:tcMar>
              <w:top w:w="100" w:type="dxa"/>
              <w:left w:w="100" w:type="dxa"/>
              <w:bottom w:w="100" w:type="dxa"/>
              <w:right w:w="100" w:type="dxa"/>
            </w:tcMar>
          </w:tcPr>
          <w:p w14:paraId="7970DDA7" w14:textId="77777777" w:rsidR="00664B76" w:rsidRPr="00063550" w:rsidRDefault="00664B76">
            <w:pPr>
              <w:widowControl w:val="0"/>
              <w:rPr>
                <w:sz w:val="16"/>
                <w:szCs w:val="16"/>
                <w:lang w:val="en-US"/>
              </w:rPr>
            </w:pPr>
          </w:p>
        </w:tc>
        <w:tc>
          <w:tcPr>
            <w:tcW w:w="1095" w:type="dxa"/>
            <w:tcBorders>
              <w:top w:val="nil"/>
              <w:left w:val="nil"/>
              <w:bottom w:val="nil"/>
              <w:right w:val="nil"/>
            </w:tcBorders>
            <w:tcMar>
              <w:top w:w="100" w:type="dxa"/>
              <w:left w:w="100" w:type="dxa"/>
              <w:bottom w:w="100" w:type="dxa"/>
              <w:right w:w="100" w:type="dxa"/>
            </w:tcMar>
          </w:tcPr>
          <w:p w14:paraId="79F455DD" w14:textId="77777777" w:rsidR="00664B76" w:rsidRPr="00063550" w:rsidRDefault="00D0720A">
            <w:pPr>
              <w:widowControl w:val="0"/>
              <w:rPr>
                <w:sz w:val="16"/>
                <w:szCs w:val="16"/>
                <w:lang w:val="en-US"/>
              </w:rPr>
            </w:pPr>
            <w:r w:rsidRPr="00063550">
              <w:rPr>
                <w:sz w:val="16"/>
                <w:szCs w:val="16"/>
                <w:lang w:val="en-US"/>
              </w:rPr>
              <w:t>42.68</w:t>
            </w:r>
          </w:p>
        </w:tc>
        <w:tc>
          <w:tcPr>
            <w:tcW w:w="1208" w:type="dxa"/>
            <w:tcBorders>
              <w:top w:val="nil"/>
              <w:left w:val="nil"/>
              <w:bottom w:val="nil"/>
              <w:right w:val="nil"/>
            </w:tcBorders>
            <w:tcMar>
              <w:top w:w="100" w:type="dxa"/>
              <w:left w:w="100" w:type="dxa"/>
              <w:bottom w:w="100" w:type="dxa"/>
              <w:right w:w="100" w:type="dxa"/>
            </w:tcMar>
          </w:tcPr>
          <w:p w14:paraId="2D8EE56A" w14:textId="77777777" w:rsidR="00664B76" w:rsidRPr="00063550" w:rsidRDefault="00664B76">
            <w:pPr>
              <w:widowControl w:val="0"/>
              <w:rPr>
                <w:sz w:val="16"/>
                <w:szCs w:val="16"/>
                <w:lang w:val="en-US"/>
              </w:rPr>
            </w:pPr>
          </w:p>
        </w:tc>
      </w:tr>
      <w:tr w:rsidR="00664B76" w:rsidRPr="00063550" w14:paraId="30148A72" w14:textId="77777777">
        <w:trPr>
          <w:trHeight w:val="530"/>
        </w:trPr>
        <w:tc>
          <w:tcPr>
            <w:tcW w:w="1067" w:type="dxa"/>
            <w:tcBorders>
              <w:top w:val="nil"/>
              <w:bottom w:val="single" w:sz="4" w:space="0" w:color="000000"/>
            </w:tcBorders>
            <w:shd w:val="clear" w:color="auto" w:fill="D9D9D9"/>
            <w:tcMar>
              <w:top w:w="100" w:type="dxa"/>
              <w:left w:w="100" w:type="dxa"/>
              <w:bottom w:w="100" w:type="dxa"/>
              <w:right w:w="100" w:type="dxa"/>
            </w:tcMar>
          </w:tcPr>
          <w:p w14:paraId="55485CF0" w14:textId="77777777" w:rsidR="00664B76" w:rsidRPr="00063550" w:rsidRDefault="00D0720A">
            <w:pPr>
              <w:widowControl w:val="0"/>
              <w:rPr>
                <w:b/>
                <w:sz w:val="16"/>
                <w:szCs w:val="16"/>
                <w:lang w:val="en-US"/>
              </w:rPr>
            </w:pPr>
            <w:commentRangeStart w:id="205"/>
            <w:r w:rsidRPr="00063550">
              <w:rPr>
                <w:b/>
                <w:sz w:val="16"/>
                <w:szCs w:val="16"/>
                <w:lang w:val="en-US"/>
              </w:rPr>
              <w:lastRenderedPageBreak/>
              <w:t>S:A</w:t>
            </w:r>
            <w:commentRangeEnd w:id="205"/>
            <w:r w:rsidR="00C37D4D">
              <w:rPr>
                <w:rStyle w:val="CommentReference"/>
              </w:rPr>
              <w:commentReference w:id="205"/>
            </w:r>
          </w:p>
        </w:tc>
        <w:tc>
          <w:tcPr>
            <w:tcW w:w="1500" w:type="dxa"/>
            <w:tcBorders>
              <w:top w:val="nil"/>
              <w:bottom w:val="single" w:sz="4" w:space="0" w:color="000000"/>
            </w:tcBorders>
            <w:shd w:val="clear" w:color="auto" w:fill="D9D9D9"/>
            <w:tcMar>
              <w:top w:w="100" w:type="dxa"/>
              <w:left w:w="100" w:type="dxa"/>
              <w:bottom w:w="100" w:type="dxa"/>
              <w:right w:w="100" w:type="dxa"/>
            </w:tcMar>
          </w:tcPr>
          <w:p w14:paraId="5422445E" w14:textId="77777777" w:rsidR="00664B76" w:rsidRPr="00063550" w:rsidRDefault="00D0720A">
            <w:pPr>
              <w:widowControl w:val="0"/>
              <w:rPr>
                <w:sz w:val="16"/>
                <w:szCs w:val="16"/>
                <w:lang w:val="en-US"/>
              </w:rPr>
            </w:pPr>
            <w:r w:rsidRPr="00063550">
              <w:rPr>
                <w:sz w:val="16"/>
                <w:szCs w:val="16"/>
                <w:lang w:val="en-US"/>
              </w:rPr>
              <w:t>410.76</w:t>
            </w:r>
          </w:p>
        </w:tc>
        <w:tc>
          <w:tcPr>
            <w:tcW w:w="1395" w:type="dxa"/>
            <w:tcBorders>
              <w:top w:val="nil"/>
              <w:bottom w:val="single" w:sz="4" w:space="0" w:color="000000"/>
            </w:tcBorders>
            <w:shd w:val="clear" w:color="auto" w:fill="D9D9D9"/>
            <w:tcMar>
              <w:top w:w="100" w:type="dxa"/>
              <w:left w:w="100" w:type="dxa"/>
              <w:bottom w:w="100" w:type="dxa"/>
              <w:right w:w="100" w:type="dxa"/>
            </w:tcMar>
          </w:tcPr>
          <w:p w14:paraId="41A5BA8B" w14:textId="77777777" w:rsidR="00664B76" w:rsidRPr="00063550" w:rsidRDefault="00D0720A">
            <w:pPr>
              <w:widowControl w:val="0"/>
              <w:rPr>
                <w:sz w:val="16"/>
                <w:szCs w:val="16"/>
                <w:lang w:val="en-US"/>
              </w:rPr>
            </w:pPr>
            <w:r w:rsidRPr="00063550">
              <w:rPr>
                <w:sz w:val="16"/>
                <w:szCs w:val="16"/>
                <w:lang w:val="en-US"/>
              </w:rPr>
              <w:t>1515.63</w:t>
            </w:r>
          </w:p>
        </w:tc>
        <w:tc>
          <w:tcPr>
            <w:tcW w:w="1125" w:type="dxa"/>
            <w:tcBorders>
              <w:top w:val="nil"/>
              <w:bottom w:val="single" w:sz="4" w:space="0" w:color="000000"/>
            </w:tcBorders>
            <w:shd w:val="clear" w:color="auto" w:fill="D9D9D9"/>
            <w:tcMar>
              <w:top w:w="100" w:type="dxa"/>
              <w:left w:w="100" w:type="dxa"/>
              <w:bottom w:w="100" w:type="dxa"/>
              <w:right w:w="100" w:type="dxa"/>
            </w:tcMar>
          </w:tcPr>
          <w:p w14:paraId="0DF22BA9" w14:textId="77777777" w:rsidR="00664B76" w:rsidRPr="00063550" w:rsidRDefault="00664B76">
            <w:pPr>
              <w:widowControl w:val="0"/>
              <w:rPr>
                <w:sz w:val="16"/>
                <w:szCs w:val="16"/>
                <w:lang w:val="en-US"/>
              </w:rPr>
            </w:pPr>
          </w:p>
        </w:tc>
        <w:tc>
          <w:tcPr>
            <w:tcW w:w="1095" w:type="dxa"/>
            <w:tcBorders>
              <w:top w:val="nil"/>
              <w:bottom w:val="single" w:sz="4" w:space="0" w:color="000000"/>
            </w:tcBorders>
            <w:shd w:val="clear" w:color="auto" w:fill="D9D9D9"/>
            <w:tcMar>
              <w:top w:w="100" w:type="dxa"/>
              <w:left w:w="100" w:type="dxa"/>
              <w:bottom w:w="100" w:type="dxa"/>
              <w:right w:w="100" w:type="dxa"/>
            </w:tcMar>
          </w:tcPr>
          <w:p w14:paraId="1E81989C" w14:textId="77777777" w:rsidR="00664B76" w:rsidRPr="00063550" w:rsidRDefault="00664B76">
            <w:pPr>
              <w:widowControl w:val="0"/>
              <w:rPr>
                <w:sz w:val="16"/>
                <w:szCs w:val="16"/>
                <w:lang w:val="en-US"/>
              </w:rPr>
            </w:pPr>
          </w:p>
        </w:tc>
        <w:tc>
          <w:tcPr>
            <w:tcW w:w="900" w:type="dxa"/>
            <w:tcBorders>
              <w:top w:val="nil"/>
              <w:bottom w:val="single" w:sz="4" w:space="0" w:color="000000"/>
            </w:tcBorders>
            <w:shd w:val="clear" w:color="auto" w:fill="D9D9D9"/>
            <w:tcMar>
              <w:top w:w="100" w:type="dxa"/>
              <w:left w:w="100" w:type="dxa"/>
              <w:bottom w:w="100" w:type="dxa"/>
              <w:right w:w="100" w:type="dxa"/>
            </w:tcMar>
          </w:tcPr>
          <w:p w14:paraId="6CC86492" w14:textId="77777777" w:rsidR="00664B76" w:rsidRPr="00063550" w:rsidRDefault="00664B76">
            <w:pPr>
              <w:widowControl w:val="0"/>
              <w:rPr>
                <w:sz w:val="16"/>
                <w:szCs w:val="16"/>
                <w:lang w:val="en-US"/>
              </w:rPr>
            </w:pPr>
          </w:p>
        </w:tc>
        <w:tc>
          <w:tcPr>
            <w:tcW w:w="1095" w:type="dxa"/>
            <w:tcBorders>
              <w:top w:val="nil"/>
              <w:bottom w:val="single" w:sz="4" w:space="0" w:color="000000"/>
            </w:tcBorders>
            <w:shd w:val="clear" w:color="auto" w:fill="D9D9D9"/>
            <w:tcMar>
              <w:top w:w="100" w:type="dxa"/>
              <w:left w:w="100" w:type="dxa"/>
              <w:bottom w:w="100" w:type="dxa"/>
              <w:right w:w="100" w:type="dxa"/>
            </w:tcMar>
          </w:tcPr>
          <w:p w14:paraId="5EC73551" w14:textId="77777777" w:rsidR="00664B76" w:rsidRPr="00063550" w:rsidRDefault="00664B76">
            <w:pPr>
              <w:widowControl w:val="0"/>
              <w:rPr>
                <w:sz w:val="16"/>
                <w:szCs w:val="16"/>
                <w:lang w:val="en-US"/>
              </w:rPr>
            </w:pPr>
          </w:p>
        </w:tc>
        <w:tc>
          <w:tcPr>
            <w:tcW w:w="1208" w:type="dxa"/>
            <w:tcBorders>
              <w:top w:val="nil"/>
              <w:bottom w:val="single" w:sz="4" w:space="0" w:color="000000"/>
            </w:tcBorders>
            <w:shd w:val="clear" w:color="auto" w:fill="D9D9D9"/>
            <w:tcMar>
              <w:top w:w="100" w:type="dxa"/>
              <w:left w:w="100" w:type="dxa"/>
              <w:bottom w:w="100" w:type="dxa"/>
              <w:right w:w="100" w:type="dxa"/>
            </w:tcMar>
          </w:tcPr>
          <w:p w14:paraId="1B553D12" w14:textId="77777777" w:rsidR="00664B76" w:rsidRPr="00063550" w:rsidRDefault="00664B76">
            <w:pPr>
              <w:widowControl w:val="0"/>
              <w:rPr>
                <w:sz w:val="16"/>
                <w:szCs w:val="16"/>
                <w:lang w:val="en-US"/>
              </w:rPr>
            </w:pPr>
          </w:p>
        </w:tc>
      </w:tr>
    </w:tbl>
    <w:p w14:paraId="1F100604" w14:textId="77777777" w:rsidR="00664B76" w:rsidRPr="00063550" w:rsidRDefault="00664B76">
      <w:pPr>
        <w:spacing w:before="400" w:after="120" w:line="312" w:lineRule="auto"/>
        <w:rPr>
          <w:lang w:val="en-US"/>
        </w:rPr>
      </w:pPr>
    </w:p>
    <w:p w14:paraId="44C38FAF" w14:textId="77777777" w:rsidR="00664B76" w:rsidRPr="00063550" w:rsidRDefault="00D0720A">
      <w:pPr>
        <w:spacing w:before="400" w:after="120" w:line="312" w:lineRule="auto"/>
        <w:jc w:val="both"/>
        <w:rPr>
          <w:lang w:val="en-US"/>
        </w:rPr>
      </w:pPr>
      <w:r w:rsidRPr="00063550">
        <w:rPr>
          <w:lang w:val="en-US"/>
        </w:rPr>
        <w:br w:type="page"/>
      </w:r>
    </w:p>
    <w:p w14:paraId="77D6D6A5" w14:textId="77777777" w:rsidR="00EA4812" w:rsidRDefault="00D0720A">
      <w:pPr>
        <w:jc w:val="both"/>
        <w:rPr>
          <w:ins w:id="206" w:author="Roger Vila" w:date="2022-03-29T13:27:00Z"/>
          <w:b/>
          <w:lang w:val="en-US"/>
        </w:rPr>
        <w:pPrChange w:id="207" w:author="Roger Vila" w:date="2022-03-29T13:27:00Z">
          <w:pPr>
            <w:spacing w:after="120"/>
            <w:jc w:val="both"/>
          </w:pPr>
        </w:pPrChange>
      </w:pPr>
      <w:r w:rsidRPr="00063550">
        <w:rPr>
          <w:b/>
          <w:lang w:val="en-US"/>
        </w:rPr>
        <w:lastRenderedPageBreak/>
        <w:t>Table S3.</w:t>
      </w:r>
    </w:p>
    <w:p w14:paraId="1D6C0A50" w14:textId="07F564AB" w:rsidR="00664B76" w:rsidRPr="00063550" w:rsidRDefault="00D0720A">
      <w:pPr>
        <w:jc w:val="both"/>
        <w:rPr>
          <w:lang w:val="en-US"/>
        </w:rPr>
        <w:pPrChange w:id="208" w:author="Roger Vila" w:date="2022-03-29T13:27:00Z">
          <w:pPr>
            <w:spacing w:before="400" w:after="120"/>
            <w:jc w:val="both"/>
          </w:pPr>
        </w:pPrChange>
      </w:pPr>
      <w:del w:id="209" w:author="Roger Vila" w:date="2022-03-29T13:27:00Z">
        <w:r w:rsidRPr="00063550" w:rsidDel="00EA4812">
          <w:rPr>
            <w:lang w:val="en-US"/>
          </w:rPr>
          <w:br/>
        </w:r>
      </w:del>
      <w:r w:rsidRPr="00063550">
        <w:rPr>
          <w:lang w:val="en-US"/>
        </w:rPr>
        <w:t>Summary of the multiple linear regression analysis with recombination rate as the dependent variable and chromosome length (chr_length), proportion of genes (CDS), total repeats (Total repeats), LTRs, SINEs, LINEs and DNA-transposons, and GC-content as explanatory variables, respectively.</w:t>
      </w:r>
    </w:p>
    <w:tbl>
      <w:tblPr>
        <w:tblStyle w:val="a2"/>
        <w:tblW w:w="8170" w:type="dxa"/>
        <w:tblBorders>
          <w:top w:val="nil"/>
          <w:left w:val="nil"/>
          <w:bottom w:val="nil"/>
          <w:right w:val="nil"/>
          <w:insideH w:val="nil"/>
          <w:insideV w:val="nil"/>
        </w:tblBorders>
        <w:tblLayout w:type="fixed"/>
        <w:tblLook w:val="0600" w:firstRow="0" w:lastRow="0" w:firstColumn="0" w:lastColumn="0" w:noHBand="1" w:noVBand="1"/>
      </w:tblPr>
      <w:tblGrid>
        <w:gridCol w:w="2135"/>
        <w:gridCol w:w="1505"/>
        <w:gridCol w:w="1550"/>
        <w:gridCol w:w="1475"/>
        <w:gridCol w:w="1505"/>
      </w:tblGrid>
      <w:tr w:rsidR="00664B76" w:rsidRPr="00063550" w14:paraId="1DDED0A2" w14:textId="77777777">
        <w:trPr>
          <w:trHeight w:val="530"/>
        </w:trPr>
        <w:tc>
          <w:tcPr>
            <w:tcW w:w="2135" w:type="dxa"/>
            <w:tcBorders>
              <w:top w:val="single" w:sz="4" w:space="0" w:color="000000"/>
              <w:bottom w:val="single" w:sz="4" w:space="0" w:color="000000"/>
            </w:tcBorders>
            <w:tcMar>
              <w:top w:w="100" w:type="dxa"/>
              <w:left w:w="100" w:type="dxa"/>
              <w:bottom w:w="100" w:type="dxa"/>
              <w:right w:w="100" w:type="dxa"/>
            </w:tcMar>
          </w:tcPr>
          <w:p w14:paraId="54D45B74" w14:textId="77777777" w:rsidR="00664B76" w:rsidRPr="00063550" w:rsidRDefault="00664B76">
            <w:pPr>
              <w:widowControl w:val="0"/>
              <w:pBdr>
                <w:top w:val="nil"/>
                <w:left w:val="nil"/>
                <w:bottom w:val="nil"/>
                <w:right w:val="nil"/>
                <w:between w:val="nil"/>
              </w:pBdr>
              <w:jc w:val="center"/>
              <w:rPr>
                <w:sz w:val="16"/>
                <w:szCs w:val="16"/>
                <w:lang w:val="en-US"/>
              </w:rPr>
            </w:pPr>
          </w:p>
        </w:tc>
        <w:tc>
          <w:tcPr>
            <w:tcW w:w="1505" w:type="dxa"/>
            <w:tcBorders>
              <w:top w:val="single" w:sz="4" w:space="0" w:color="000000"/>
              <w:bottom w:val="single" w:sz="4" w:space="0" w:color="000000"/>
            </w:tcBorders>
            <w:tcMar>
              <w:top w:w="100" w:type="dxa"/>
              <w:left w:w="100" w:type="dxa"/>
              <w:bottom w:w="100" w:type="dxa"/>
              <w:right w:w="100" w:type="dxa"/>
            </w:tcMar>
          </w:tcPr>
          <w:p w14:paraId="71C55A6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Estimate</w:t>
            </w:r>
          </w:p>
        </w:tc>
        <w:tc>
          <w:tcPr>
            <w:tcW w:w="1550" w:type="dxa"/>
            <w:tcBorders>
              <w:top w:val="single" w:sz="4" w:space="0" w:color="000000"/>
              <w:bottom w:val="single" w:sz="4" w:space="0" w:color="000000"/>
            </w:tcBorders>
            <w:tcMar>
              <w:top w:w="100" w:type="dxa"/>
              <w:left w:w="100" w:type="dxa"/>
              <w:bottom w:w="100" w:type="dxa"/>
              <w:right w:w="100" w:type="dxa"/>
            </w:tcMar>
          </w:tcPr>
          <w:p w14:paraId="3B2A763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Std. Error</w:t>
            </w:r>
          </w:p>
        </w:tc>
        <w:tc>
          <w:tcPr>
            <w:tcW w:w="1475" w:type="dxa"/>
            <w:tcBorders>
              <w:top w:val="single" w:sz="4" w:space="0" w:color="000000"/>
              <w:bottom w:val="single" w:sz="4" w:space="0" w:color="000000"/>
            </w:tcBorders>
            <w:tcMar>
              <w:top w:w="100" w:type="dxa"/>
              <w:left w:w="100" w:type="dxa"/>
              <w:bottom w:w="100" w:type="dxa"/>
              <w:right w:w="100" w:type="dxa"/>
            </w:tcMar>
          </w:tcPr>
          <w:p w14:paraId="6705F06C"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t-value</w:t>
            </w:r>
          </w:p>
        </w:tc>
        <w:tc>
          <w:tcPr>
            <w:tcW w:w="1505" w:type="dxa"/>
            <w:tcBorders>
              <w:top w:val="single" w:sz="4" w:space="0" w:color="000000"/>
              <w:bottom w:val="single" w:sz="4" w:space="0" w:color="000000"/>
            </w:tcBorders>
            <w:tcMar>
              <w:top w:w="100" w:type="dxa"/>
              <w:left w:w="100" w:type="dxa"/>
              <w:bottom w:w="100" w:type="dxa"/>
              <w:right w:w="100" w:type="dxa"/>
            </w:tcMar>
          </w:tcPr>
          <w:p w14:paraId="69E55445"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b/>
                <w:sz w:val="16"/>
                <w:szCs w:val="16"/>
                <w:lang w:val="en-US"/>
              </w:rPr>
              <w:t>Pr(&gt;|t|)</w:t>
            </w:r>
          </w:p>
        </w:tc>
      </w:tr>
      <w:tr w:rsidR="00664B76" w:rsidRPr="00063550" w14:paraId="4A14EC0D" w14:textId="77777777">
        <w:trPr>
          <w:trHeight w:val="515"/>
        </w:trPr>
        <w:tc>
          <w:tcPr>
            <w:tcW w:w="2135" w:type="dxa"/>
            <w:shd w:val="clear" w:color="auto" w:fill="D9D9D9"/>
            <w:tcMar>
              <w:top w:w="100" w:type="dxa"/>
              <w:left w:w="100" w:type="dxa"/>
              <w:bottom w:w="100" w:type="dxa"/>
              <w:right w:w="100" w:type="dxa"/>
            </w:tcMar>
          </w:tcPr>
          <w:p w14:paraId="07F68A1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(Intercept)</w:t>
            </w:r>
          </w:p>
        </w:tc>
        <w:tc>
          <w:tcPr>
            <w:tcW w:w="1505" w:type="dxa"/>
            <w:shd w:val="clear" w:color="auto" w:fill="D9D9D9"/>
            <w:tcMar>
              <w:top w:w="100" w:type="dxa"/>
              <w:left w:w="100" w:type="dxa"/>
              <w:bottom w:w="100" w:type="dxa"/>
              <w:right w:w="100" w:type="dxa"/>
            </w:tcMar>
          </w:tcPr>
          <w:p w14:paraId="181CEA9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3.94</w:t>
            </w:r>
          </w:p>
        </w:tc>
        <w:tc>
          <w:tcPr>
            <w:tcW w:w="1550" w:type="dxa"/>
            <w:shd w:val="clear" w:color="auto" w:fill="D9D9D9"/>
            <w:tcMar>
              <w:top w:w="100" w:type="dxa"/>
              <w:left w:w="100" w:type="dxa"/>
              <w:bottom w:w="100" w:type="dxa"/>
              <w:right w:w="100" w:type="dxa"/>
            </w:tcMar>
          </w:tcPr>
          <w:p w14:paraId="285FEF28"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0.20</w:t>
            </w:r>
          </w:p>
        </w:tc>
        <w:tc>
          <w:tcPr>
            <w:tcW w:w="1475" w:type="dxa"/>
            <w:shd w:val="clear" w:color="auto" w:fill="D9D9D9"/>
            <w:tcMar>
              <w:top w:w="100" w:type="dxa"/>
              <w:left w:w="100" w:type="dxa"/>
              <w:bottom w:w="100" w:type="dxa"/>
              <w:right w:w="100" w:type="dxa"/>
            </w:tcMar>
          </w:tcPr>
          <w:p w14:paraId="03669EA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19.43</w:t>
            </w:r>
          </w:p>
        </w:tc>
        <w:tc>
          <w:tcPr>
            <w:tcW w:w="1505" w:type="dxa"/>
            <w:shd w:val="clear" w:color="auto" w:fill="D9D9D9"/>
            <w:tcMar>
              <w:top w:w="100" w:type="dxa"/>
              <w:left w:w="100" w:type="dxa"/>
              <w:bottom w:w="100" w:type="dxa"/>
              <w:right w:w="100" w:type="dxa"/>
            </w:tcMar>
          </w:tcPr>
          <w:p w14:paraId="12E0832C" w14:textId="77777777" w:rsidR="00664B76" w:rsidRPr="00063550" w:rsidRDefault="00D0720A">
            <w:pPr>
              <w:widowControl w:val="0"/>
              <w:pBdr>
                <w:top w:val="nil"/>
                <w:left w:val="nil"/>
                <w:bottom w:val="nil"/>
                <w:right w:val="nil"/>
                <w:between w:val="nil"/>
              </w:pBdr>
              <w:jc w:val="center"/>
              <w:rPr>
                <w:sz w:val="16"/>
                <w:szCs w:val="16"/>
                <w:vertAlign w:val="superscript"/>
                <w:lang w:val="en-US"/>
              </w:rPr>
            </w:pPr>
            <w:r w:rsidRPr="00063550">
              <w:rPr>
                <w:sz w:val="16"/>
                <w:szCs w:val="16"/>
                <w:lang w:val="en-US"/>
              </w:rPr>
              <w:t>&lt;2.00*10</w:t>
            </w:r>
            <w:r w:rsidRPr="00063550">
              <w:rPr>
                <w:sz w:val="16"/>
                <w:szCs w:val="16"/>
                <w:vertAlign w:val="superscript"/>
                <w:lang w:val="en-US"/>
              </w:rPr>
              <w:t>-16</w:t>
            </w:r>
          </w:p>
        </w:tc>
      </w:tr>
      <w:tr w:rsidR="00664B76" w:rsidRPr="00063550" w14:paraId="198DF97D" w14:textId="77777777">
        <w:trPr>
          <w:trHeight w:val="515"/>
        </w:trPr>
        <w:tc>
          <w:tcPr>
            <w:tcW w:w="2135" w:type="dxa"/>
            <w:tcMar>
              <w:top w:w="100" w:type="dxa"/>
              <w:left w:w="100" w:type="dxa"/>
              <w:bottom w:w="100" w:type="dxa"/>
              <w:right w:w="100" w:type="dxa"/>
            </w:tcMar>
          </w:tcPr>
          <w:p w14:paraId="1FB089FD"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chr_length</w:t>
            </w:r>
          </w:p>
        </w:tc>
        <w:tc>
          <w:tcPr>
            <w:tcW w:w="1505" w:type="dxa"/>
            <w:tcMar>
              <w:top w:w="100" w:type="dxa"/>
              <w:left w:w="100" w:type="dxa"/>
              <w:bottom w:w="100" w:type="dxa"/>
              <w:right w:w="100" w:type="dxa"/>
            </w:tcMar>
          </w:tcPr>
          <w:p w14:paraId="52AA6B8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-0.48</w:t>
            </w:r>
          </w:p>
        </w:tc>
        <w:tc>
          <w:tcPr>
            <w:tcW w:w="1550" w:type="dxa"/>
            <w:tcMar>
              <w:top w:w="100" w:type="dxa"/>
              <w:left w:w="100" w:type="dxa"/>
              <w:bottom w:w="100" w:type="dxa"/>
              <w:right w:w="100" w:type="dxa"/>
            </w:tcMar>
          </w:tcPr>
          <w:p w14:paraId="6EEBF1D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0.24</w:t>
            </w:r>
          </w:p>
        </w:tc>
        <w:tc>
          <w:tcPr>
            <w:tcW w:w="1475" w:type="dxa"/>
            <w:tcMar>
              <w:top w:w="100" w:type="dxa"/>
              <w:left w:w="100" w:type="dxa"/>
              <w:bottom w:w="100" w:type="dxa"/>
              <w:right w:w="100" w:type="dxa"/>
            </w:tcMar>
          </w:tcPr>
          <w:p w14:paraId="6CAA5A4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-1.98</w:t>
            </w:r>
          </w:p>
        </w:tc>
        <w:tc>
          <w:tcPr>
            <w:tcW w:w="1505" w:type="dxa"/>
            <w:tcMar>
              <w:top w:w="100" w:type="dxa"/>
              <w:left w:w="100" w:type="dxa"/>
              <w:bottom w:w="100" w:type="dxa"/>
              <w:right w:w="100" w:type="dxa"/>
            </w:tcMar>
          </w:tcPr>
          <w:p w14:paraId="5E55B858" w14:textId="77777777" w:rsidR="00664B76" w:rsidRPr="00063550" w:rsidRDefault="00D0720A">
            <w:pPr>
              <w:widowControl w:val="0"/>
              <w:pBdr>
                <w:top w:val="nil"/>
                <w:left w:val="nil"/>
                <w:bottom w:val="nil"/>
                <w:right w:val="nil"/>
                <w:between w:val="nil"/>
              </w:pBdr>
              <w:jc w:val="center"/>
              <w:rPr>
                <w:sz w:val="16"/>
                <w:szCs w:val="16"/>
                <w:vertAlign w:val="superscript"/>
                <w:lang w:val="en-US"/>
              </w:rPr>
            </w:pPr>
            <w:r w:rsidRPr="00063550">
              <w:rPr>
                <w:sz w:val="16"/>
                <w:szCs w:val="16"/>
                <w:lang w:val="en-US"/>
              </w:rPr>
              <w:t>4.88*10</w:t>
            </w:r>
            <w:r w:rsidRPr="00063550">
              <w:rPr>
                <w:sz w:val="16"/>
                <w:szCs w:val="16"/>
                <w:vertAlign w:val="superscript"/>
                <w:lang w:val="en-US"/>
              </w:rPr>
              <w:t>-02</w:t>
            </w:r>
          </w:p>
        </w:tc>
      </w:tr>
      <w:tr w:rsidR="00664B76" w:rsidRPr="00063550" w14:paraId="279AC679" w14:textId="77777777">
        <w:trPr>
          <w:trHeight w:val="515"/>
        </w:trPr>
        <w:tc>
          <w:tcPr>
            <w:tcW w:w="2135" w:type="dxa"/>
            <w:shd w:val="clear" w:color="auto" w:fill="D9D9D9"/>
            <w:tcMar>
              <w:top w:w="100" w:type="dxa"/>
              <w:left w:w="100" w:type="dxa"/>
              <w:bottom w:w="100" w:type="dxa"/>
              <w:right w:w="100" w:type="dxa"/>
            </w:tcMar>
          </w:tcPr>
          <w:p w14:paraId="76A8EB00"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CDS</w:t>
            </w:r>
          </w:p>
        </w:tc>
        <w:tc>
          <w:tcPr>
            <w:tcW w:w="1505" w:type="dxa"/>
            <w:shd w:val="clear" w:color="auto" w:fill="D9D9D9"/>
            <w:tcMar>
              <w:top w:w="100" w:type="dxa"/>
              <w:left w:w="100" w:type="dxa"/>
              <w:bottom w:w="100" w:type="dxa"/>
              <w:right w:w="100" w:type="dxa"/>
            </w:tcMar>
          </w:tcPr>
          <w:p w14:paraId="494C60D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0.06</w:t>
            </w:r>
          </w:p>
        </w:tc>
        <w:tc>
          <w:tcPr>
            <w:tcW w:w="1550" w:type="dxa"/>
            <w:shd w:val="clear" w:color="auto" w:fill="D9D9D9"/>
            <w:tcMar>
              <w:top w:w="100" w:type="dxa"/>
              <w:left w:w="100" w:type="dxa"/>
              <w:bottom w:w="100" w:type="dxa"/>
              <w:right w:w="100" w:type="dxa"/>
            </w:tcMar>
          </w:tcPr>
          <w:p w14:paraId="122C5CCC"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0.22</w:t>
            </w:r>
          </w:p>
        </w:tc>
        <w:tc>
          <w:tcPr>
            <w:tcW w:w="1475" w:type="dxa"/>
            <w:shd w:val="clear" w:color="auto" w:fill="D9D9D9"/>
            <w:tcMar>
              <w:top w:w="100" w:type="dxa"/>
              <w:left w:w="100" w:type="dxa"/>
              <w:bottom w:w="100" w:type="dxa"/>
              <w:right w:w="100" w:type="dxa"/>
            </w:tcMar>
          </w:tcPr>
          <w:p w14:paraId="4AF0AA2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0.28</w:t>
            </w:r>
          </w:p>
        </w:tc>
        <w:tc>
          <w:tcPr>
            <w:tcW w:w="1505" w:type="dxa"/>
            <w:shd w:val="clear" w:color="auto" w:fill="D9D9D9"/>
            <w:tcMar>
              <w:top w:w="100" w:type="dxa"/>
              <w:left w:w="100" w:type="dxa"/>
              <w:bottom w:w="100" w:type="dxa"/>
              <w:right w:w="100" w:type="dxa"/>
            </w:tcMar>
          </w:tcPr>
          <w:p w14:paraId="0DBD05F8"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7.79*10</w:t>
            </w:r>
            <w:r w:rsidRPr="00063550">
              <w:rPr>
                <w:sz w:val="16"/>
                <w:szCs w:val="16"/>
                <w:vertAlign w:val="superscript"/>
                <w:lang w:val="en-US"/>
              </w:rPr>
              <w:t>-01</w:t>
            </w:r>
          </w:p>
        </w:tc>
      </w:tr>
      <w:tr w:rsidR="00664B76" w:rsidRPr="00063550" w14:paraId="207A25C7" w14:textId="77777777">
        <w:trPr>
          <w:trHeight w:val="515"/>
        </w:trPr>
        <w:tc>
          <w:tcPr>
            <w:tcW w:w="2135" w:type="dxa"/>
            <w:tcMar>
              <w:top w:w="100" w:type="dxa"/>
              <w:left w:w="100" w:type="dxa"/>
              <w:bottom w:w="100" w:type="dxa"/>
              <w:right w:w="100" w:type="dxa"/>
            </w:tcMar>
          </w:tcPr>
          <w:p w14:paraId="77BCDF7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SINE</w:t>
            </w:r>
          </w:p>
        </w:tc>
        <w:tc>
          <w:tcPr>
            <w:tcW w:w="1505" w:type="dxa"/>
            <w:tcMar>
              <w:top w:w="100" w:type="dxa"/>
              <w:left w:w="100" w:type="dxa"/>
              <w:bottom w:w="100" w:type="dxa"/>
              <w:right w:w="100" w:type="dxa"/>
            </w:tcMar>
          </w:tcPr>
          <w:p w14:paraId="23D55AA1"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1.59</w:t>
            </w:r>
          </w:p>
        </w:tc>
        <w:tc>
          <w:tcPr>
            <w:tcW w:w="1550" w:type="dxa"/>
            <w:tcMar>
              <w:top w:w="100" w:type="dxa"/>
              <w:left w:w="100" w:type="dxa"/>
              <w:bottom w:w="100" w:type="dxa"/>
              <w:right w:w="100" w:type="dxa"/>
            </w:tcMar>
          </w:tcPr>
          <w:p w14:paraId="4B02A522"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0.48</w:t>
            </w:r>
          </w:p>
        </w:tc>
        <w:tc>
          <w:tcPr>
            <w:tcW w:w="1475" w:type="dxa"/>
            <w:tcMar>
              <w:top w:w="100" w:type="dxa"/>
              <w:left w:w="100" w:type="dxa"/>
              <w:bottom w:w="100" w:type="dxa"/>
              <w:right w:w="100" w:type="dxa"/>
            </w:tcMar>
          </w:tcPr>
          <w:p w14:paraId="3F85F09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3.35</w:t>
            </w:r>
          </w:p>
        </w:tc>
        <w:tc>
          <w:tcPr>
            <w:tcW w:w="1505" w:type="dxa"/>
            <w:tcMar>
              <w:top w:w="100" w:type="dxa"/>
              <w:left w:w="100" w:type="dxa"/>
              <w:bottom w:w="100" w:type="dxa"/>
              <w:right w:w="100" w:type="dxa"/>
            </w:tcMar>
          </w:tcPr>
          <w:p w14:paraId="106C295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9.75*10</w:t>
            </w:r>
            <w:r w:rsidRPr="00063550">
              <w:rPr>
                <w:sz w:val="16"/>
                <w:szCs w:val="16"/>
                <w:vertAlign w:val="superscript"/>
                <w:lang w:val="en-US"/>
              </w:rPr>
              <w:t>-04</w:t>
            </w:r>
          </w:p>
        </w:tc>
      </w:tr>
      <w:tr w:rsidR="00664B76" w:rsidRPr="00063550" w14:paraId="4CEDAC0D" w14:textId="77777777">
        <w:trPr>
          <w:trHeight w:val="515"/>
        </w:trPr>
        <w:tc>
          <w:tcPr>
            <w:tcW w:w="2135" w:type="dxa"/>
            <w:shd w:val="clear" w:color="auto" w:fill="D9D9D9"/>
            <w:tcMar>
              <w:top w:w="100" w:type="dxa"/>
              <w:left w:w="100" w:type="dxa"/>
              <w:bottom w:w="100" w:type="dxa"/>
              <w:right w:w="100" w:type="dxa"/>
            </w:tcMar>
          </w:tcPr>
          <w:p w14:paraId="090807D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DNA</w:t>
            </w:r>
          </w:p>
        </w:tc>
        <w:tc>
          <w:tcPr>
            <w:tcW w:w="1505" w:type="dxa"/>
            <w:shd w:val="clear" w:color="auto" w:fill="D9D9D9"/>
            <w:tcMar>
              <w:top w:w="100" w:type="dxa"/>
              <w:left w:w="100" w:type="dxa"/>
              <w:bottom w:w="100" w:type="dxa"/>
              <w:right w:w="100" w:type="dxa"/>
            </w:tcMar>
          </w:tcPr>
          <w:p w14:paraId="142217C1"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-0.18</w:t>
            </w:r>
          </w:p>
        </w:tc>
        <w:tc>
          <w:tcPr>
            <w:tcW w:w="1550" w:type="dxa"/>
            <w:shd w:val="clear" w:color="auto" w:fill="D9D9D9"/>
            <w:tcMar>
              <w:top w:w="100" w:type="dxa"/>
              <w:left w:w="100" w:type="dxa"/>
              <w:bottom w:w="100" w:type="dxa"/>
              <w:right w:w="100" w:type="dxa"/>
            </w:tcMar>
          </w:tcPr>
          <w:p w14:paraId="7AF60D9E"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0.34</w:t>
            </w:r>
          </w:p>
        </w:tc>
        <w:tc>
          <w:tcPr>
            <w:tcW w:w="1475" w:type="dxa"/>
            <w:shd w:val="clear" w:color="auto" w:fill="D9D9D9"/>
            <w:tcMar>
              <w:top w:w="100" w:type="dxa"/>
              <w:left w:w="100" w:type="dxa"/>
              <w:bottom w:w="100" w:type="dxa"/>
              <w:right w:w="100" w:type="dxa"/>
            </w:tcMar>
          </w:tcPr>
          <w:p w14:paraId="4C7563AE"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-0.51</w:t>
            </w:r>
          </w:p>
        </w:tc>
        <w:tc>
          <w:tcPr>
            <w:tcW w:w="1505" w:type="dxa"/>
            <w:shd w:val="clear" w:color="auto" w:fill="D9D9D9"/>
            <w:tcMar>
              <w:top w:w="100" w:type="dxa"/>
              <w:left w:w="100" w:type="dxa"/>
              <w:bottom w:w="100" w:type="dxa"/>
              <w:right w:w="100" w:type="dxa"/>
            </w:tcMar>
          </w:tcPr>
          <w:p w14:paraId="4E7DD8A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6.09*10</w:t>
            </w:r>
            <w:r w:rsidRPr="00063550">
              <w:rPr>
                <w:sz w:val="16"/>
                <w:szCs w:val="16"/>
                <w:vertAlign w:val="superscript"/>
                <w:lang w:val="en-US"/>
              </w:rPr>
              <w:t>-01</w:t>
            </w:r>
          </w:p>
        </w:tc>
      </w:tr>
      <w:tr w:rsidR="00664B76" w:rsidRPr="00063550" w14:paraId="2DD53929" w14:textId="77777777">
        <w:trPr>
          <w:trHeight w:val="515"/>
        </w:trPr>
        <w:tc>
          <w:tcPr>
            <w:tcW w:w="2135" w:type="dxa"/>
            <w:tcMar>
              <w:top w:w="100" w:type="dxa"/>
              <w:left w:w="100" w:type="dxa"/>
              <w:bottom w:w="100" w:type="dxa"/>
              <w:right w:w="100" w:type="dxa"/>
            </w:tcMar>
          </w:tcPr>
          <w:p w14:paraId="54EE54B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LINE</w:t>
            </w:r>
          </w:p>
        </w:tc>
        <w:tc>
          <w:tcPr>
            <w:tcW w:w="1505" w:type="dxa"/>
            <w:tcMar>
              <w:top w:w="100" w:type="dxa"/>
              <w:left w:w="100" w:type="dxa"/>
              <w:bottom w:w="100" w:type="dxa"/>
              <w:right w:w="100" w:type="dxa"/>
            </w:tcMar>
          </w:tcPr>
          <w:p w14:paraId="56343908"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-0.43</w:t>
            </w:r>
          </w:p>
        </w:tc>
        <w:tc>
          <w:tcPr>
            <w:tcW w:w="1550" w:type="dxa"/>
            <w:tcMar>
              <w:top w:w="100" w:type="dxa"/>
              <w:left w:w="100" w:type="dxa"/>
              <w:bottom w:w="100" w:type="dxa"/>
              <w:right w:w="100" w:type="dxa"/>
            </w:tcMar>
          </w:tcPr>
          <w:p w14:paraId="2C7CD83A"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1.38</w:t>
            </w:r>
          </w:p>
        </w:tc>
        <w:tc>
          <w:tcPr>
            <w:tcW w:w="1475" w:type="dxa"/>
            <w:tcMar>
              <w:top w:w="100" w:type="dxa"/>
              <w:left w:w="100" w:type="dxa"/>
              <w:bottom w:w="100" w:type="dxa"/>
              <w:right w:w="100" w:type="dxa"/>
            </w:tcMar>
          </w:tcPr>
          <w:p w14:paraId="4C7FE74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-0.31</w:t>
            </w:r>
          </w:p>
        </w:tc>
        <w:tc>
          <w:tcPr>
            <w:tcW w:w="1505" w:type="dxa"/>
            <w:tcMar>
              <w:top w:w="100" w:type="dxa"/>
              <w:left w:w="100" w:type="dxa"/>
              <w:bottom w:w="100" w:type="dxa"/>
              <w:right w:w="100" w:type="dxa"/>
            </w:tcMar>
          </w:tcPr>
          <w:p w14:paraId="61D7C60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7.57*10</w:t>
            </w:r>
            <w:r w:rsidRPr="00063550">
              <w:rPr>
                <w:sz w:val="16"/>
                <w:szCs w:val="16"/>
                <w:vertAlign w:val="superscript"/>
                <w:lang w:val="en-US"/>
              </w:rPr>
              <w:t>-01</w:t>
            </w:r>
          </w:p>
        </w:tc>
      </w:tr>
      <w:tr w:rsidR="00664B76" w:rsidRPr="00063550" w14:paraId="291AF5A3" w14:textId="77777777">
        <w:trPr>
          <w:trHeight w:val="515"/>
        </w:trPr>
        <w:tc>
          <w:tcPr>
            <w:tcW w:w="2135" w:type="dxa"/>
            <w:shd w:val="clear" w:color="auto" w:fill="D9D9D9"/>
            <w:tcMar>
              <w:top w:w="100" w:type="dxa"/>
              <w:left w:w="100" w:type="dxa"/>
              <w:bottom w:w="100" w:type="dxa"/>
              <w:right w:w="100" w:type="dxa"/>
            </w:tcMar>
          </w:tcPr>
          <w:p w14:paraId="67FEB75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LTR</w:t>
            </w:r>
          </w:p>
        </w:tc>
        <w:tc>
          <w:tcPr>
            <w:tcW w:w="1505" w:type="dxa"/>
            <w:shd w:val="clear" w:color="auto" w:fill="D9D9D9"/>
            <w:tcMar>
              <w:top w:w="100" w:type="dxa"/>
              <w:left w:w="100" w:type="dxa"/>
              <w:bottom w:w="100" w:type="dxa"/>
              <w:right w:w="100" w:type="dxa"/>
            </w:tcMar>
          </w:tcPr>
          <w:p w14:paraId="31CBFEC3"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0.51</w:t>
            </w:r>
          </w:p>
        </w:tc>
        <w:tc>
          <w:tcPr>
            <w:tcW w:w="1550" w:type="dxa"/>
            <w:shd w:val="clear" w:color="auto" w:fill="D9D9D9"/>
            <w:tcMar>
              <w:top w:w="100" w:type="dxa"/>
              <w:left w:w="100" w:type="dxa"/>
              <w:bottom w:w="100" w:type="dxa"/>
              <w:right w:w="100" w:type="dxa"/>
            </w:tcMar>
          </w:tcPr>
          <w:p w14:paraId="79F9523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0.67</w:t>
            </w:r>
          </w:p>
        </w:tc>
        <w:tc>
          <w:tcPr>
            <w:tcW w:w="1475" w:type="dxa"/>
            <w:shd w:val="clear" w:color="auto" w:fill="D9D9D9"/>
            <w:tcMar>
              <w:top w:w="100" w:type="dxa"/>
              <w:left w:w="100" w:type="dxa"/>
              <w:bottom w:w="100" w:type="dxa"/>
              <w:right w:w="100" w:type="dxa"/>
            </w:tcMar>
          </w:tcPr>
          <w:p w14:paraId="6CD4A801"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0.76</w:t>
            </w:r>
          </w:p>
        </w:tc>
        <w:tc>
          <w:tcPr>
            <w:tcW w:w="1505" w:type="dxa"/>
            <w:shd w:val="clear" w:color="auto" w:fill="D9D9D9"/>
            <w:tcMar>
              <w:top w:w="100" w:type="dxa"/>
              <w:left w:w="100" w:type="dxa"/>
              <w:bottom w:w="100" w:type="dxa"/>
              <w:right w:w="100" w:type="dxa"/>
            </w:tcMar>
          </w:tcPr>
          <w:p w14:paraId="353E10E5"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4.47*10</w:t>
            </w:r>
            <w:r w:rsidRPr="00063550">
              <w:rPr>
                <w:sz w:val="16"/>
                <w:szCs w:val="16"/>
                <w:vertAlign w:val="superscript"/>
                <w:lang w:val="en-US"/>
              </w:rPr>
              <w:t>-01</w:t>
            </w:r>
          </w:p>
        </w:tc>
      </w:tr>
      <w:tr w:rsidR="00664B76" w:rsidRPr="00063550" w14:paraId="48BE00E8" w14:textId="77777777">
        <w:trPr>
          <w:trHeight w:val="515"/>
        </w:trPr>
        <w:tc>
          <w:tcPr>
            <w:tcW w:w="2135" w:type="dxa"/>
            <w:tcMar>
              <w:top w:w="100" w:type="dxa"/>
              <w:left w:w="100" w:type="dxa"/>
              <w:bottom w:w="100" w:type="dxa"/>
              <w:right w:w="100" w:type="dxa"/>
            </w:tcMar>
          </w:tcPr>
          <w:p w14:paraId="0A4E3CE5"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Total repeats</w:t>
            </w:r>
          </w:p>
        </w:tc>
        <w:tc>
          <w:tcPr>
            <w:tcW w:w="1505" w:type="dxa"/>
            <w:tcMar>
              <w:top w:w="100" w:type="dxa"/>
              <w:left w:w="100" w:type="dxa"/>
              <w:bottom w:w="100" w:type="dxa"/>
              <w:right w:w="100" w:type="dxa"/>
            </w:tcMar>
          </w:tcPr>
          <w:p w14:paraId="7682C606"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-0.76</w:t>
            </w:r>
          </w:p>
        </w:tc>
        <w:tc>
          <w:tcPr>
            <w:tcW w:w="1550" w:type="dxa"/>
            <w:tcMar>
              <w:top w:w="100" w:type="dxa"/>
              <w:left w:w="100" w:type="dxa"/>
              <w:bottom w:w="100" w:type="dxa"/>
              <w:right w:w="100" w:type="dxa"/>
            </w:tcMar>
          </w:tcPr>
          <w:p w14:paraId="11F3D42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1.40</w:t>
            </w:r>
          </w:p>
        </w:tc>
        <w:tc>
          <w:tcPr>
            <w:tcW w:w="1475" w:type="dxa"/>
            <w:tcMar>
              <w:top w:w="100" w:type="dxa"/>
              <w:left w:w="100" w:type="dxa"/>
              <w:bottom w:w="100" w:type="dxa"/>
              <w:right w:w="100" w:type="dxa"/>
            </w:tcMar>
          </w:tcPr>
          <w:p w14:paraId="521EE5A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-0.54</w:t>
            </w:r>
          </w:p>
        </w:tc>
        <w:tc>
          <w:tcPr>
            <w:tcW w:w="1505" w:type="dxa"/>
            <w:tcMar>
              <w:top w:w="100" w:type="dxa"/>
              <w:left w:w="100" w:type="dxa"/>
              <w:bottom w:w="100" w:type="dxa"/>
              <w:right w:w="100" w:type="dxa"/>
            </w:tcMar>
          </w:tcPr>
          <w:p w14:paraId="065D6A2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5.87*10</w:t>
            </w:r>
            <w:r w:rsidRPr="00063550">
              <w:rPr>
                <w:sz w:val="16"/>
                <w:szCs w:val="16"/>
                <w:vertAlign w:val="superscript"/>
                <w:lang w:val="en-US"/>
              </w:rPr>
              <w:t>-01</w:t>
            </w:r>
          </w:p>
        </w:tc>
      </w:tr>
      <w:tr w:rsidR="00664B76" w:rsidRPr="00063550" w14:paraId="64F6A6E1" w14:textId="77777777">
        <w:trPr>
          <w:trHeight w:val="530"/>
        </w:trPr>
        <w:tc>
          <w:tcPr>
            <w:tcW w:w="2135" w:type="dxa"/>
            <w:tcBorders>
              <w:bottom w:val="single" w:sz="4" w:space="0" w:color="000000"/>
            </w:tcBorders>
            <w:shd w:val="clear" w:color="auto" w:fill="D9D9D9"/>
            <w:tcMar>
              <w:top w:w="100" w:type="dxa"/>
              <w:left w:w="100" w:type="dxa"/>
              <w:bottom w:w="100" w:type="dxa"/>
              <w:right w:w="100" w:type="dxa"/>
            </w:tcMar>
          </w:tcPr>
          <w:p w14:paraId="3C359A99"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GC-content</w:t>
            </w:r>
          </w:p>
        </w:tc>
        <w:tc>
          <w:tcPr>
            <w:tcW w:w="1505" w:type="dxa"/>
            <w:tcBorders>
              <w:bottom w:val="single" w:sz="4" w:space="0" w:color="000000"/>
            </w:tcBorders>
            <w:shd w:val="clear" w:color="auto" w:fill="D9D9D9"/>
            <w:tcMar>
              <w:top w:w="100" w:type="dxa"/>
              <w:left w:w="100" w:type="dxa"/>
              <w:bottom w:w="100" w:type="dxa"/>
              <w:right w:w="100" w:type="dxa"/>
            </w:tcMar>
          </w:tcPr>
          <w:p w14:paraId="6F78C302"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0.68</w:t>
            </w:r>
          </w:p>
        </w:tc>
        <w:tc>
          <w:tcPr>
            <w:tcW w:w="1550" w:type="dxa"/>
            <w:tcBorders>
              <w:bottom w:val="single" w:sz="4" w:space="0" w:color="000000"/>
            </w:tcBorders>
            <w:shd w:val="clear" w:color="auto" w:fill="D9D9D9"/>
            <w:tcMar>
              <w:top w:w="100" w:type="dxa"/>
              <w:left w:w="100" w:type="dxa"/>
              <w:bottom w:w="100" w:type="dxa"/>
              <w:right w:w="100" w:type="dxa"/>
            </w:tcMar>
          </w:tcPr>
          <w:p w14:paraId="06DE255B"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0.35</w:t>
            </w:r>
          </w:p>
        </w:tc>
        <w:tc>
          <w:tcPr>
            <w:tcW w:w="1475" w:type="dxa"/>
            <w:tcBorders>
              <w:bottom w:val="single" w:sz="4" w:space="0" w:color="000000"/>
            </w:tcBorders>
            <w:shd w:val="clear" w:color="auto" w:fill="D9D9D9"/>
            <w:tcMar>
              <w:top w:w="100" w:type="dxa"/>
              <w:left w:w="100" w:type="dxa"/>
              <w:bottom w:w="100" w:type="dxa"/>
              <w:right w:w="100" w:type="dxa"/>
            </w:tcMar>
          </w:tcPr>
          <w:p w14:paraId="134BD0D4"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1.94</w:t>
            </w:r>
          </w:p>
        </w:tc>
        <w:tc>
          <w:tcPr>
            <w:tcW w:w="1505" w:type="dxa"/>
            <w:tcBorders>
              <w:bottom w:val="single" w:sz="4" w:space="0" w:color="000000"/>
            </w:tcBorders>
            <w:shd w:val="clear" w:color="auto" w:fill="D9D9D9"/>
            <w:tcMar>
              <w:top w:w="100" w:type="dxa"/>
              <w:left w:w="100" w:type="dxa"/>
              <w:bottom w:w="100" w:type="dxa"/>
              <w:right w:w="100" w:type="dxa"/>
            </w:tcMar>
          </w:tcPr>
          <w:p w14:paraId="5E971467" w14:textId="77777777" w:rsidR="00664B76" w:rsidRPr="00063550" w:rsidRDefault="00D0720A">
            <w:pPr>
              <w:widowControl w:val="0"/>
              <w:pBdr>
                <w:top w:val="nil"/>
                <w:left w:val="nil"/>
                <w:bottom w:val="nil"/>
                <w:right w:val="nil"/>
                <w:between w:val="nil"/>
              </w:pBdr>
              <w:jc w:val="center"/>
              <w:rPr>
                <w:sz w:val="16"/>
                <w:szCs w:val="16"/>
                <w:lang w:val="en-US"/>
              </w:rPr>
            </w:pPr>
            <w:r w:rsidRPr="00063550">
              <w:rPr>
                <w:sz w:val="16"/>
                <w:szCs w:val="16"/>
                <w:lang w:val="en-US"/>
              </w:rPr>
              <w:t>5.43*10</w:t>
            </w:r>
            <w:r w:rsidRPr="00063550">
              <w:rPr>
                <w:sz w:val="16"/>
                <w:szCs w:val="16"/>
                <w:vertAlign w:val="superscript"/>
                <w:lang w:val="en-US"/>
              </w:rPr>
              <w:t>-02</w:t>
            </w:r>
          </w:p>
        </w:tc>
      </w:tr>
    </w:tbl>
    <w:p w14:paraId="656D026B" w14:textId="77777777" w:rsidR="00664B76" w:rsidRPr="00063550" w:rsidRDefault="00D0720A">
      <w:pPr>
        <w:widowControl w:val="0"/>
        <w:rPr>
          <w:sz w:val="16"/>
          <w:szCs w:val="16"/>
          <w:lang w:val="en-US"/>
        </w:rPr>
      </w:pPr>
      <w:r w:rsidRPr="00063550">
        <w:rPr>
          <w:sz w:val="16"/>
          <w:szCs w:val="16"/>
          <w:lang w:val="en-US"/>
        </w:rPr>
        <w:t>Residual standard error: 2.182 on 197 df</w:t>
      </w:r>
    </w:p>
    <w:p w14:paraId="2202A64E" w14:textId="77777777" w:rsidR="00664B76" w:rsidRPr="00063550" w:rsidRDefault="00D0720A">
      <w:pPr>
        <w:widowControl w:val="0"/>
        <w:rPr>
          <w:sz w:val="16"/>
          <w:szCs w:val="16"/>
          <w:lang w:val="en-US"/>
        </w:rPr>
      </w:pPr>
      <w:r w:rsidRPr="00063550">
        <w:rPr>
          <w:sz w:val="16"/>
          <w:szCs w:val="16"/>
          <w:lang w:val="en-US"/>
        </w:rPr>
        <w:t xml:space="preserve">Multiple R-squared:  0.2389, Adjusted R-squared:  0.2079 </w:t>
      </w:r>
    </w:p>
    <w:p w14:paraId="5AB2B33C" w14:textId="77777777" w:rsidR="00664B76" w:rsidRPr="00063550" w:rsidRDefault="00D0720A">
      <w:pPr>
        <w:widowControl w:val="0"/>
        <w:rPr>
          <w:lang w:val="en-US"/>
        </w:rPr>
      </w:pPr>
      <w:r w:rsidRPr="00063550">
        <w:rPr>
          <w:sz w:val="16"/>
          <w:szCs w:val="16"/>
          <w:lang w:val="en-US"/>
        </w:rPr>
        <w:t>F-statistic: 7.728 on 8 and 197 DF,</w:t>
      </w:r>
      <w:del w:id="210" w:author="Roger Vila" w:date="2022-03-29T13:32:00Z">
        <w:r w:rsidRPr="00063550" w:rsidDel="00C37D4D">
          <w:rPr>
            <w:sz w:val="16"/>
            <w:szCs w:val="16"/>
            <w:lang w:val="en-US"/>
          </w:rPr>
          <w:delText xml:space="preserve"> </w:delText>
        </w:r>
      </w:del>
      <w:r w:rsidRPr="00063550">
        <w:rPr>
          <w:sz w:val="16"/>
          <w:szCs w:val="16"/>
          <w:lang w:val="en-US"/>
        </w:rPr>
        <w:t xml:space="preserve"> p-value: 5.36*10</w:t>
      </w:r>
      <w:r w:rsidRPr="00063550">
        <w:rPr>
          <w:sz w:val="16"/>
          <w:szCs w:val="16"/>
          <w:vertAlign w:val="superscript"/>
          <w:lang w:val="en-US"/>
        </w:rPr>
        <w:t>-09</w:t>
      </w:r>
    </w:p>
    <w:p w14:paraId="1492E7C8" w14:textId="77777777" w:rsidR="00664B76" w:rsidRPr="00063550" w:rsidRDefault="00664B76">
      <w:pPr>
        <w:pStyle w:val="Heading1"/>
        <w:spacing w:line="312" w:lineRule="auto"/>
        <w:rPr>
          <w:lang w:val="en-US"/>
        </w:rPr>
      </w:pPr>
      <w:bookmarkStart w:id="211" w:name="_206ipza" w:colFirst="0" w:colLast="0"/>
      <w:bookmarkEnd w:id="211"/>
    </w:p>
    <w:p w14:paraId="62D2951B" w14:textId="77777777" w:rsidR="00664B76" w:rsidRPr="00063550" w:rsidRDefault="00664B76">
      <w:pPr>
        <w:rPr>
          <w:lang w:val="en-US"/>
        </w:rPr>
      </w:pPr>
    </w:p>
    <w:p w14:paraId="43AF2884" w14:textId="77777777" w:rsidR="00664B76" w:rsidRPr="00063550" w:rsidRDefault="00664B76">
      <w:pPr>
        <w:rPr>
          <w:lang w:val="en-US"/>
        </w:rPr>
      </w:pPr>
    </w:p>
    <w:p w14:paraId="31B22586" w14:textId="77777777" w:rsidR="00664B76" w:rsidRPr="00063550" w:rsidRDefault="00664B76">
      <w:pPr>
        <w:rPr>
          <w:lang w:val="en-US"/>
        </w:rPr>
      </w:pPr>
    </w:p>
    <w:p w14:paraId="1A5649CB" w14:textId="77777777" w:rsidR="00664B76" w:rsidRPr="00063550" w:rsidRDefault="00D0720A">
      <w:pPr>
        <w:pStyle w:val="Heading1"/>
        <w:spacing w:line="312" w:lineRule="auto"/>
        <w:ind w:left="720" w:hanging="720"/>
        <w:rPr>
          <w:lang w:val="en-US"/>
        </w:rPr>
      </w:pPr>
      <w:bookmarkStart w:id="212" w:name="_c48gaz507vbj" w:colFirst="0" w:colLast="0"/>
      <w:bookmarkEnd w:id="212"/>
      <w:r w:rsidRPr="00063550">
        <w:rPr>
          <w:lang w:val="en-US"/>
        </w:rPr>
        <w:br w:type="page"/>
      </w:r>
    </w:p>
    <w:p w14:paraId="7B59A87D" w14:textId="77777777" w:rsidR="00664B76" w:rsidRPr="00063550" w:rsidRDefault="00D0720A">
      <w:pPr>
        <w:pStyle w:val="Heading1"/>
        <w:spacing w:line="312" w:lineRule="auto"/>
        <w:ind w:left="720" w:hanging="720"/>
        <w:rPr>
          <w:lang w:val="en-US"/>
        </w:rPr>
      </w:pPr>
      <w:bookmarkStart w:id="213" w:name="_q368q8nkdk9" w:colFirst="0" w:colLast="0"/>
      <w:bookmarkEnd w:id="213"/>
      <w:r w:rsidRPr="00063550">
        <w:rPr>
          <w:lang w:val="en-US"/>
        </w:rPr>
        <w:lastRenderedPageBreak/>
        <w:t>References ​​</w:t>
      </w:r>
    </w:p>
    <w:p w14:paraId="39A1C902" w14:textId="77777777" w:rsidR="00664B76" w:rsidRPr="00063550" w:rsidRDefault="00664B76">
      <w:pPr>
        <w:rPr>
          <w:lang w:val="en-US"/>
        </w:rPr>
      </w:pPr>
    </w:p>
    <w:p w14:paraId="0EA9267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24">
        <w:r w:rsidR="00D0720A" w:rsidRPr="00063550">
          <w:rPr>
            <w:lang w:val="en-US"/>
          </w:rPr>
          <w:t xml:space="preserve">Abe H, Fujii T, Tanaka N, Yokoyama T, Kakehashi H, Ajimura M, Mita K, Banno Y, Yasukochi Y, Oshiki T, et al. 2008. Identification of the female-determining region of the W chromosome in Bombyx mori. </w:t>
        </w:r>
      </w:hyperlink>
      <w:hyperlink r:id="rId125">
        <w:r w:rsidR="00D0720A" w:rsidRPr="00063550">
          <w:rPr>
            <w:i/>
            <w:lang w:val="en-US"/>
          </w:rPr>
          <w:t xml:space="preserve">Genetica </w:t>
        </w:r>
      </w:hyperlink>
      <w:hyperlink r:id="rId126">
        <w:r w:rsidR="00D0720A" w:rsidRPr="00063550">
          <w:rPr>
            <w:b/>
            <w:lang w:val="en-US"/>
          </w:rPr>
          <w:t>133</w:t>
        </w:r>
      </w:hyperlink>
      <w:hyperlink r:id="rId127">
        <w:r w:rsidR="00D0720A" w:rsidRPr="00063550">
          <w:rPr>
            <w:lang w:val="en-US"/>
          </w:rPr>
          <w:t>: 269–282.</w:t>
        </w:r>
      </w:hyperlink>
    </w:p>
    <w:p w14:paraId="0A35B425"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28">
        <w:r w:rsidR="00D0720A" w:rsidRPr="00063550">
          <w:rPr>
            <w:lang w:val="en-US"/>
          </w:rPr>
          <w:t xml:space="preserve">Ahola V, Lehtonen R, Somervuo P, Salmela L, Koskinen P, Rastas P, Välimäki N, Paulin L, Kvist J, Wahlberg N, et al. 2014. The Glanville fritillary genome retains an ancient karyotype and reveals selective chromosomal fusions in Lepidoptera. </w:t>
        </w:r>
      </w:hyperlink>
      <w:hyperlink r:id="rId129">
        <w:r w:rsidR="00D0720A" w:rsidRPr="00063550">
          <w:rPr>
            <w:i/>
            <w:lang w:val="en-US"/>
          </w:rPr>
          <w:t xml:space="preserve">Nat Commun </w:t>
        </w:r>
      </w:hyperlink>
      <w:hyperlink r:id="rId130">
        <w:r w:rsidR="00D0720A" w:rsidRPr="00063550">
          <w:rPr>
            <w:b/>
            <w:lang w:val="en-US"/>
          </w:rPr>
          <w:t>5</w:t>
        </w:r>
      </w:hyperlink>
      <w:hyperlink r:id="rId131">
        <w:r w:rsidR="00D0720A" w:rsidRPr="00063550">
          <w:rPr>
            <w:lang w:val="en-US"/>
          </w:rPr>
          <w:t>: 4737.</w:t>
        </w:r>
      </w:hyperlink>
    </w:p>
    <w:p w14:paraId="494CAE2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32">
        <w:r w:rsidR="00D0720A" w:rsidRPr="00063550">
          <w:rPr>
            <w:lang w:val="en-US"/>
          </w:rPr>
          <w:t xml:space="preserve">Akaike H. 1974. A new look at the statistical model identification. </w:t>
        </w:r>
      </w:hyperlink>
      <w:hyperlink r:id="rId133">
        <w:r w:rsidR="00D0720A" w:rsidRPr="00063550">
          <w:rPr>
            <w:i/>
            <w:lang w:val="en-US"/>
          </w:rPr>
          <w:t xml:space="preserve">IEEE Trans Autom Control </w:t>
        </w:r>
      </w:hyperlink>
      <w:hyperlink r:id="rId134">
        <w:r w:rsidR="00D0720A" w:rsidRPr="00063550">
          <w:rPr>
            <w:b/>
            <w:lang w:val="en-US"/>
          </w:rPr>
          <w:t>19</w:t>
        </w:r>
      </w:hyperlink>
      <w:hyperlink r:id="rId135">
        <w:r w:rsidR="00D0720A" w:rsidRPr="00063550">
          <w:rPr>
            <w:lang w:val="en-US"/>
          </w:rPr>
          <w:t>: 716–723.</w:t>
        </w:r>
      </w:hyperlink>
    </w:p>
    <w:p w14:paraId="1DC20FA5"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36">
        <w:r w:rsidR="00D0720A" w:rsidRPr="00063550">
          <w:rPr>
            <w:lang w:val="en-US"/>
          </w:rPr>
          <w:t xml:space="preserve">Alexa A, Rahnenfuhrer J. 2021. </w:t>
        </w:r>
      </w:hyperlink>
      <w:hyperlink r:id="rId137">
        <w:r w:rsidR="00D0720A" w:rsidRPr="00063550">
          <w:rPr>
            <w:i/>
            <w:lang w:val="en-US"/>
          </w:rPr>
          <w:t>topGO: Enrichment Analysis for Gene Ontology</w:t>
        </w:r>
      </w:hyperlink>
      <w:hyperlink r:id="rId138">
        <w:r w:rsidR="00D0720A" w:rsidRPr="00063550">
          <w:rPr>
            <w:lang w:val="en-US"/>
          </w:rPr>
          <w:t>. Bioconductor version: Release (3.13) https://bioconductor.org/packages/topGO/ (Accessed August 24, 2021).</w:t>
        </w:r>
      </w:hyperlink>
    </w:p>
    <w:p w14:paraId="38DF01FC"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39">
        <w:r w:rsidR="00D0720A" w:rsidRPr="00063550">
          <w:rPr>
            <w:lang w:val="en-US"/>
          </w:rPr>
          <w:t xml:space="preserve">Alexa A, Rahnenführer J, Lengauer T. 2006. Improved scoring of functional groups from gene expression data by decorrelating GO graph structure. </w:t>
        </w:r>
      </w:hyperlink>
      <w:hyperlink r:id="rId140">
        <w:r w:rsidR="00D0720A" w:rsidRPr="00063550">
          <w:rPr>
            <w:i/>
            <w:lang w:val="en-US"/>
          </w:rPr>
          <w:t xml:space="preserve">Bioinformatics </w:t>
        </w:r>
      </w:hyperlink>
      <w:hyperlink r:id="rId141">
        <w:r w:rsidR="00D0720A" w:rsidRPr="00063550">
          <w:rPr>
            <w:b/>
            <w:lang w:val="en-US"/>
          </w:rPr>
          <w:t>22</w:t>
        </w:r>
      </w:hyperlink>
      <w:hyperlink r:id="rId142">
        <w:r w:rsidR="00D0720A" w:rsidRPr="00063550">
          <w:rPr>
            <w:lang w:val="en-US"/>
          </w:rPr>
          <w:t>: 1600–1607.</w:t>
        </w:r>
      </w:hyperlink>
    </w:p>
    <w:p w14:paraId="5E5C009A"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43">
        <w:r w:rsidR="00D0720A" w:rsidRPr="00063550">
          <w:rPr>
            <w:lang w:val="en-US"/>
          </w:rPr>
          <w:t xml:space="preserve">Aljanabi S. 1997. Universal and rapid salt-extraction of high quality genomic DNA for PCR- based techniques. </w:t>
        </w:r>
      </w:hyperlink>
      <w:hyperlink r:id="rId144">
        <w:r w:rsidR="00D0720A" w:rsidRPr="00063550">
          <w:rPr>
            <w:i/>
            <w:lang w:val="en-US"/>
          </w:rPr>
          <w:t xml:space="preserve">Nucleic Acids Res </w:t>
        </w:r>
      </w:hyperlink>
      <w:hyperlink r:id="rId145">
        <w:r w:rsidR="00D0720A" w:rsidRPr="00063550">
          <w:rPr>
            <w:b/>
            <w:lang w:val="en-US"/>
          </w:rPr>
          <w:t>25</w:t>
        </w:r>
      </w:hyperlink>
      <w:hyperlink r:id="rId146">
        <w:r w:rsidR="00D0720A" w:rsidRPr="00063550">
          <w:rPr>
            <w:lang w:val="en-US"/>
          </w:rPr>
          <w:t>: 4692–4693.</w:t>
        </w:r>
      </w:hyperlink>
    </w:p>
    <w:p w14:paraId="0A900EE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47">
        <w:r w:rsidR="00D0720A" w:rsidRPr="00063550">
          <w:rPr>
            <w:lang w:val="en-US"/>
          </w:rPr>
          <w:t xml:space="preserve">Apuli R-P, Bernhardsson C, Schiffthaler B, Robinson KM, Jansson S, Street NR, Ingvarsson PK. 2020. Inferring the Genomic Landscape of Recombination Rate Variation in European Aspen ( </w:t>
        </w:r>
      </w:hyperlink>
      <w:hyperlink r:id="rId148">
        <w:r w:rsidR="00D0720A" w:rsidRPr="00063550">
          <w:rPr>
            <w:i/>
            <w:lang w:val="en-US"/>
          </w:rPr>
          <w:t>Populus tremula</w:t>
        </w:r>
      </w:hyperlink>
      <w:hyperlink r:id="rId149">
        <w:r w:rsidR="00D0720A" w:rsidRPr="00063550">
          <w:rPr>
            <w:lang w:val="en-US"/>
          </w:rPr>
          <w:t xml:space="preserve"> ). </w:t>
        </w:r>
      </w:hyperlink>
      <w:hyperlink r:id="rId150">
        <w:r w:rsidR="00D0720A" w:rsidRPr="00063550">
          <w:rPr>
            <w:i/>
            <w:lang w:val="en-US"/>
          </w:rPr>
          <w:t xml:space="preserve">G3amp58 GenesGenomesGenetics </w:t>
        </w:r>
      </w:hyperlink>
      <w:hyperlink r:id="rId151">
        <w:r w:rsidR="00D0720A" w:rsidRPr="00063550">
          <w:rPr>
            <w:b/>
            <w:lang w:val="en-US"/>
          </w:rPr>
          <w:t>10</w:t>
        </w:r>
      </w:hyperlink>
      <w:hyperlink r:id="rId152">
        <w:r w:rsidR="00D0720A" w:rsidRPr="00063550">
          <w:rPr>
            <w:lang w:val="en-US"/>
          </w:rPr>
          <w:t>: 299–309.</w:t>
        </w:r>
      </w:hyperlink>
    </w:p>
    <w:p w14:paraId="53989087"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53">
        <w:r w:rsidR="00D0720A" w:rsidRPr="00063550">
          <w:rPr>
            <w:lang w:val="en-US"/>
          </w:rPr>
          <w:t>Babraham Bioinformatics, Andrew S. 2010. FastQC A quality control tool for high throughput sequence data. https://www.bioinformatics.babraham.ac.uk/projects/fastqc/.</w:t>
        </w:r>
      </w:hyperlink>
    </w:p>
    <w:p w14:paraId="1EED785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54">
        <w:r w:rsidR="00D0720A" w:rsidRPr="00063550">
          <w:rPr>
            <w:lang w:val="en-US"/>
          </w:rPr>
          <w:t xml:space="preserve">Bachtrog D. 2013. Y chromosome evolution: emerging insights into processes of Y chromosome degeneration. </w:t>
        </w:r>
      </w:hyperlink>
      <w:hyperlink r:id="rId155">
        <w:r w:rsidR="00D0720A" w:rsidRPr="00063550">
          <w:rPr>
            <w:i/>
            <w:lang w:val="en-US"/>
          </w:rPr>
          <w:t xml:space="preserve">Nat Rev Genet </w:t>
        </w:r>
      </w:hyperlink>
      <w:hyperlink r:id="rId156">
        <w:r w:rsidR="00D0720A" w:rsidRPr="00063550">
          <w:rPr>
            <w:b/>
            <w:lang w:val="en-US"/>
          </w:rPr>
          <w:t>14</w:t>
        </w:r>
      </w:hyperlink>
      <w:hyperlink r:id="rId157">
        <w:r w:rsidR="00D0720A" w:rsidRPr="00063550">
          <w:rPr>
            <w:lang w:val="en-US"/>
          </w:rPr>
          <w:t>: 113–124.</w:t>
        </w:r>
      </w:hyperlink>
    </w:p>
    <w:p w14:paraId="172F6227"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58">
        <w:r w:rsidR="00D0720A" w:rsidRPr="00063550">
          <w:rPr>
            <w:lang w:val="en-US"/>
          </w:rPr>
          <w:t xml:space="preserve">Bao W, Kojima KK, Kohany O. 2015. Repbase Update, a database of repetitive elements in eukaryotic genomes. </w:t>
        </w:r>
      </w:hyperlink>
      <w:hyperlink r:id="rId159">
        <w:r w:rsidR="00D0720A" w:rsidRPr="00063550">
          <w:rPr>
            <w:i/>
            <w:lang w:val="en-US"/>
          </w:rPr>
          <w:t xml:space="preserve">Mob DNA </w:t>
        </w:r>
      </w:hyperlink>
      <w:hyperlink r:id="rId160">
        <w:r w:rsidR="00D0720A" w:rsidRPr="00063550">
          <w:rPr>
            <w:b/>
            <w:lang w:val="en-US"/>
          </w:rPr>
          <w:t>6</w:t>
        </w:r>
      </w:hyperlink>
      <w:hyperlink r:id="rId161">
        <w:r w:rsidR="00D0720A" w:rsidRPr="00063550">
          <w:rPr>
            <w:lang w:val="en-US"/>
          </w:rPr>
          <w:t>: 11.</w:t>
        </w:r>
      </w:hyperlink>
    </w:p>
    <w:p w14:paraId="0FD527E5"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62">
        <w:r w:rsidR="00D0720A" w:rsidRPr="00063550">
          <w:rPr>
            <w:lang w:val="en-US"/>
          </w:rPr>
          <w:t xml:space="preserve">Barnes TM, Kohara Y, Coulson A, Hekimi S. 1995. Meiotic recombination, noncoding DNA and genomic organization in Caenorhabditis elegans. </w:t>
        </w:r>
      </w:hyperlink>
      <w:hyperlink r:id="rId163">
        <w:r w:rsidR="00D0720A" w:rsidRPr="00063550">
          <w:rPr>
            <w:i/>
            <w:lang w:val="en-US"/>
          </w:rPr>
          <w:t xml:space="preserve">Genetics </w:t>
        </w:r>
      </w:hyperlink>
      <w:hyperlink r:id="rId164">
        <w:r w:rsidR="00D0720A" w:rsidRPr="00063550">
          <w:rPr>
            <w:b/>
            <w:lang w:val="en-US"/>
          </w:rPr>
          <w:t>141</w:t>
        </w:r>
      </w:hyperlink>
      <w:hyperlink r:id="rId165">
        <w:r w:rsidR="00D0720A" w:rsidRPr="00063550">
          <w:rPr>
            <w:lang w:val="en-US"/>
          </w:rPr>
          <w:t>: 159–179.</w:t>
        </w:r>
      </w:hyperlink>
    </w:p>
    <w:p w14:paraId="7F6838B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66">
        <w:r w:rsidR="00D0720A" w:rsidRPr="00063550">
          <w:rPr>
            <w:lang w:val="en-US"/>
          </w:rPr>
          <w:t xml:space="preserve">Bauer DF. 1972. Constructing Confidence Sets Using Rank Statistics. </w:t>
        </w:r>
      </w:hyperlink>
      <w:hyperlink r:id="rId167">
        <w:r w:rsidR="00D0720A" w:rsidRPr="00063550">
          <w:rPr>
            <w:i/>
            <w:lang w:val="en-US"/>
          </w:rPr>
          <w:t xml:space="preserve">J Am Stat Assoc </w:t>
        </w:r>
      </w:hyperlink>
      <w:hyperlink r:id="rId168">
        <w:r w:rsidR="00D0720A" w:rsidRPr="00063550">
          <w:rPr>
            <w:b/>
            <w:lang w:val="en-US"/>
          </w:rPr>
          <w:t>67</w:t>
        </w:r>
      </w:hyperlink>
      <w:hyperlink r:id="rId169">
        <w:r w:rsidR="00D0720A" w:rsidRPr="00063550">
          <w:rPr>
            <w:lang w:val="en-US"/>
          </w:rPr>
          <w:t>: 687–690.</w:t>
        </w:r>
      </w:hyperlink>
    </w:p>
    <w:p w14:paraId="5C555525" w14:textId="77777777" w:rsidR="00664B76" w:rsidRPr="002C765A" w:rsidRDefault="002C765A">
      <w:pPr>
        <w:widowControl w:val="0"/>
        <w:pBdr>
          <w:top w:val="nil"/>
          <w:left w:val="nil"/>
          <w:bottom w:val="nil"/>
          <w:right w:val="nil"/>
          <w:between w:val="nil"/>
        </w:pBdr>
        <w:spacing w:line="240" w:lineRule="auto"/>
        <w:ind w:left="720" w:hanging="720"/>
        <w:rPr>
          <w:lang w:val="es-ES"/>
          <w:rPrChange w:id="214" w:author="Gerard Talavera" w:date="2022-03-31T10:30:00Z">
            <w:rPr>
              <w:lang w:val="en-US"/>
            </w:rPr>
          </w:rPrChange>
        </w:rPr>
      </w:pPr>
      <w:r>
        <w:fldChar w:fldCharType="begin"/>
      </w:r>
      <w:r>
        <w:instrText xml:space="preserve"> HYPERLINK "https://www.zotero.org/google-docs/?9Eyjvx" \h </w:instrText>
      </w:r>
      <w:r>
        <w:fldChar w:fldCharType="separate"/>
      </w:r>
      <w:r w:rsidR="00D0720A" w:rsidRPr="00063550">
        <w:rPr>
          <w:lang w:val="en-US"/>
        </w:rPr>
        <w:t xml:space="preserve">Beldade P, Saenko SV, Pul N, Long AD. 2009. A Gene-Based Linkage Map for Bicyclus anynana Butterflies Allows for a Comprehensive Analysis of Synteny with the Lepidopteran Reference Genome ed. </w:t>
      </w:r>
      <w:r w:rsidR="00D0720A" w:rsidRPr="002C765A">
        <w:rPr>
          <w:lang w:val="es-ES"/>
          <w:rPrChange w:id="215" w:author="Gerard Talavera" w:date="2022-03-31T10:30:00Z">
            <w:rPr>
              <w:lang w:val="en-US"/>
            </w:rPr>
          </w:rPrChange>
        </w:rPr>
        <w:t xml:space="preserve">M.W. Nachman. </w:t>
      </w:r>
      <w:r>
        <w:rPr>
          <w:lang w:val="en-US"/>
        </w:rPr>
        <w:fldChar w:fldCharType="end"/>
      </w:r>
      <w:r>
        <w:fldChar w:fldCharType="begin"/>
      </w:r>
      <w:r w:rsidRPr="002C765A">
        <w:rPr>
          <w:lang w:val="es-ES"/>
          <w:rPrChange w:id="216" w:author="Gerard Talavera" w:date="2022-03-31T10:30:00Z">
            <w:rPr/>
          </w:rPrChange>
        </w:rPr>
        <w:instrText xml:space="preserve"> HYPERLINK "https://www.zotero.org/google-docs/?9Eyjvx" \h </w:instrText>
      </w:r>
      <w:r>
        <w:fldChar w:fldCharType="separate"/>
      </w:r>
      <w:r w:rsidR="00D0720A" w:rsidRPr="002C765A">
        <w:rPr>
          <w:i/>
          <w:lang w:val="es-ES"/>
          <w:rPrChange w:id="217" w:author="Gerard Talavera" w:date="2022-03-31T10:30:00Z">
            <w:rPr>
              <w:i/>
              <w:lang w:val="en-US"/>
            </w:rPr>
          </w:rPrChange>
        </w:rPr>
        <w:t xml:space="preserve">PLoS Genet </w:t>
      </w:r>
      <w:r>
        <w:rPr>
          <w:i/>
          <w:lang w:val="en-US"/>
        </w:rPr>
        <w:fldChar w:fldCharType="end"/>
      </w:r>
      <w:r>
        <w:fldChar w:fldCharType="begin"/>
      </w:r>
      <w:r w:rsidRPr="002C765A">
        <w:rPr>
          <w:lang w:val="es-ES"/>
          <w:rPrChange w:id="218" w:author="Gerard Talavera" w:date="2022-03-31T10:30:00Z">
            <w:rPr/>
          </w:rPrChange>
        </w:rPr>
        <w:instrText xml:space="preserve"> HYPERLINK "https://www.zotero.org/google-docs/?9Eyjvx" \h </w:instrText>
      </w:r>
      <w:r>
        <w:fldChar w:fldCharType="separate"/>
      </w:r>
      <w:r w:rsidR="00D0720A" w:rsidRPr="002C765A">
        <w:rPr>
          <w:b/>
          <w:lang w:val="es-ES"/>
          <w:rPrChange w:id="219" w:author="Gerard Talavera" w:date="2022-03-31T10:30:00Z">
            <w:rPr>
              <w:b/>
              <w:lang w:val="en-US"/>
            </w:rPr>
          </w:rPrChange>
        </w:rPr>
        <w:t>5</w:t>
      </w:r>
      <w:r>
        <w:rPr>
          <w:b/>
          <w:lang w:val="en-US"/>
        </w:rPr>
        <w:fldChar w:fldCharType="end"/>
      </w:r>
      <w:r>
        <w:fldChar w:fldCharType="begin"/>
      </w:r>
      <w:r w:rsidRPr="002C765A">
        <w:rPr>
          <w:lang w:val="es-ES"/>
          <w:rPrChange w:id="220" w:author="Gerard Talavera" w:date="2022-03-31T10:30:00Z">
            <w:rPr/>
          </w:rPrChange>
        </w:rPr>
        <w:instrText xml:space="preserve"> HYPERLINK "https://www.zotero.org/google-docs/?9Eyjvx" \h </w:instrText>
      </w:r>
      <w:r>
        <w:fldChar w:fldCharType="separate"/>
      </w:r>
      <w:r w:rsidR="00D0720A" w:rsidRPr="002C765A">
        <w:rPr>
          <w:lang w:val="es-ES"/>
          <w:rPrChange w:id="221" w:author="Gerard Talavera" w:date="2022-03-31T10:30:00Z">
            <w:rPr>
              <w:lang w:val="en-US"/>
            </w:rPr>
          </w:rPrChange>
        </w:rPr>
        <w:t>: e1000366.</w:t>
      </w:r>
      <w:r>
        <w:rPr>
          <w:lang w:val="en-US"/>
        </w:rPr>
        <w:fldChar w:fldCharType="end"/>
      </w:r>
    </w:p>
    <w:p w14:paraId="50B045FB" w14:textId="77777777" w:rsidR="00664B76" w:rsidRPr="00063550" w:rsidRDefault="002C765A">
      <w:pPr>
        <w:widowControl w:val="0"/>
        <w:pBdr>
          <w:top w:val="nil"/>
          <w:left w:val="nil"/>
          <w:bottom w:val="nil"/>
          <w:right w:val="nil"/>
          <w:between w:val="nil"/>
        </w:pBdr>
        <w:spacing w:line="240" w:lineRule="auto"/>
        <w:ind w:left="720" w:hanging="720"/>
        <w:rPr>
          <w:lang w:val="en-US"/>
        </w:rPr>
      </w:pPr>
      <w:r>
        <w:fldChar w:fldCharType="begin"/>
      </w:r>
      <w:r w:rsidRPr="002C765A">
        <w:rPr>
          <w:lang w:val="es-ES"/>
          <w:rPrChange w:id="222" w:author="Gerard Talavera" w:date="2022-03-31T10:30:00Z">
            <w:rPr/>
          </w:rPrChange>
        </w:rPr>
        <w:instrText xml:space="preserve"> HYPERLINK "https://www.zotero.org/google-docs/?9Eyjvx" \h </w:instrText>
      </w:r>
      <w:r>
        <w:fldChar w:fldCharType="separate"/>
      </w:r>
      <w:r w:rsidR="00D0720A" w:rsidRPr="002C765A">
        <w:rPr>
          <w:lang w:val="es-ES"/>
          <w:rPrChange w:id="223" w:author="Gerard Talavera" w:date="2022-03-31T10:30:00Z">
            <w:rPr>
              <w:lang w:val="en-US"/>
            </w:rPr>
          </w:rPrChange>
        </w:rPr>
        <w:t xml:space="preserve">Benjamini Y, Hochberg Y. 1995. </w:t>
      </w:r>
      <w:r w:rsidR="00D0720A" w:rsidRPr="00063550">
        <w:rPr>
          <w:lang w:val="en-US"/>
        </w:rPr>
        <w:t xml:space="preserve">Controlling the False Discovery Rate: A Practical and Powerful Approach to Multiple Testing. </w:t>
      </w:r>
      <w:r>
        <w:rPr>
          <w:lang w:val="en-US"/>
        </w:rPr>
        <w:fldChar w:fldCharType="end"/>
      </w:r>
      <w:hyperlink r:id="rId170">
        <w:r w:rsidR="00D0720A" w:rsidRPr="00063550">
          <w:rPr>
            <w:i/>
            <w:lang w:val="en-US"/>
          </w:rPr>
          <w:t xml:space="preserve">J R Stat Soc Ser B Methodol </w:t>
        </w:r>
      </w:hyperlink>
      <w:hyperlink r:id="rId171">
        <w:r w:rsidR="00D0720A" w:rsidRPr="00063550">
          <w:rPr>
            <w:b/>
            <w:lang w:val="en-US"/>
          </w:rPr>
          <w:t>57</w:t>
        </w:r>
      </w:hyperlink>
      <w:hyperlink r:id="rId172">
        <w:r w:rsidR="00D0720A" w:rsidRPr="00063550">
          <w:rPr>
            <w:lang w:val="en-US"/>
          </w:rPr>
          <w:t>: 289–300.</w:t>
        </w:r>
      </w:hyperlink>
    </w:p>
    <w:p w14:paraId="15798A5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73">
        <w:r w:rsidR="00D0720A" w:rsidRPr="00063550">
          <w:rPr>
            <w:lang w:val="en-US"/>
          </w:rPr>
          <w:t xml:space="preserve">Best DJ, Roberts DE. 1975. Algorithm AS 89: The Upper Tail Probabilities of Spearman’s Rho. </w:t>
        </w:r>
      </w:hyperlink>
      <w:hyperlink r:id="rId174">
        <w:r w:rsidR="00D0720A" w:rsidRPr="00063550">
          <w:rPr>
            <w:i/>
            <w:lang w:val="en-US"/>
          </w:rPr>
          <w:t xml:space="preserve">Appl Stat </w:t>
        </w:r>
      </w:hyperlink>
      <w:hyperlink r:id="rId175">
        <w:r w:rsidR="00D0720A" w:rsidRPr="00063550">
          <w:rPr>
            <w:b/>
            <w:lang w:val="en-US"/>
          </w:rPr>
          <w:t>24</w:t>
        </w:r>
      </w:hyperlink>
      <w:hyperlink r:id="rId176">
        <w:r w:rsidR="00D0720A" w:rsidRPr="00063550">
          <w:rPr>
            <w:lang w:val="en-US"/>
          </w:rPr>
          <w:t>: 377.</w:t>
        </w:r>
      </w:hyperlink>
    </w:p>
    <w:p w14:paraId="72BD3BD7" w14:textId="77777777" w:rsidR="00664B76" w:rsidRPr="002C765A" w:rsidRDefault="002C765A">
      <w:pPr>
        <w:widowControl w:val="0"/>
        <w:pBdr>
          <w:top w:val="nil"/>
          <w:left w:val="nil"/>
          <w:bottom w:val="nil"/>
          <w:right w:val="nil"/>
          <w:between w:val="nil"/>
        </w:pBdr>
        <w:spacing w:line="240" w:lineRule="auto"/>
        <w:ind w:left="720" w:hanging="720"/>
        <w:rPr>
          <w:lang w:val="es-ES"/>
          <w:rPrChange w:id="224" w:author="Gerard Talavera" w:date="2022-03-31T10:30:00Z">
            <w:rPr>
              <w:lang w:val="en-US"/>
            </w:rPr>
          </w:rPrChange>
        </w:rPr>
      </w:pPr>
      <w:hyperlink r:id="rId177">
        <w:r w:rsidR="00D0720A" w:rsidRPr="00063550">
          <w:rPr>
            <w:lang w:val="en-US"/>
          </w:rPr>
          <w:t xml:space="preserve">Boman J, Mugal CF, Backström N. 2021. The Effects of GC-Biased Gene Conversion on Patterns of Genetic Diversity among and across Butterfly Genomes. </w:t>
        </w:r>
      </w:hyperlink>
      <w:r>
        <w:fldChar w:fldCharType="begin"/>
      </w:r>
      <w:r>
        <w:instrText xml:space="preserve"> HYPERLINK "https://www.zotero.org/google-docs/?9Eyjvx" \h </w:instrText>
      </w:r>
      <w:r>
        <w:fldChar w:fldCharType="separate"/>
      </w:r>
      <w:r w:rsidR="00D0720A" w:rsidRPr="002C765A">
        <w:rPr>
          <w:i/>
          <w:lang w:val="es-ES"/>
          <w:rPrChange w:id="225" w:author="Gerard Talavera" w:date="2022-03-31T10:30:00Z">
            <w:rPr>
              <w:i/>
              <w:lang w:val="en-US"/>
            </w:rPr>
          </w:rPrChange>
        </w:rPr>
        <w:t xml:space="preserve">Genome Biol Evol </w:t>
      </w:r>
      <w:r>
        <w:rPr>
          <w:i/>
          <w:lang w:val="en-US"/>
        </w:rPr>
        <w:fldChar w:fldCharType="end"/>
      </w:r>
      <w:r>
        <w:fldChar w:fldCharType="begin"/>
      </w:r>
      <w:r w:rsidRPr="002C765A">
        <w:rPr>
          <w:lang w:val="es-ES"/>
          <w:rPrChange w:id="226" w:author="Gerard Talavera" w:date="2022-03-31T10:30:00Z">
            <w:rPr/>
          </w:rPrChange>
        </w:rPr>
        <w:instrText xml:space="preserve"> HYPERLINK "https://www.zotero.org/google-docs/?9Eyjvx" \h </w:instrText>
      </w:r>
      <w:r>
        <w:fldChar w:fldCharType="separate"/>
      </w:r>
      <w:r w:rsidR="00D0720A" w:rsidRPr="002C765A">
        <w:rPr>
          <w:b/>
          <w:lang w:val="es-ES"/>
          <w:rPrChange w:id="227" w:author="Gerard Talavera" w:date="2022-03-31T10:30:00Z">
            <w:rPr>
              <w:b/>
              <w:lang w:val="en-US"/>
            </w:rPr>
          </w:rPrChange>
        </w:rPr>
        <w:t>13</w:t>
      </w:r>
      <w:r>
        <w:rPr>
          <w:b/>
          <w:lang w:val="en-US"/>
        </w:rPr>
        <w:fldChar w:fldCharType="end"/>
      </w:r>
      <w:r>
        <w:fldChar w:fldCharType="begin"/>
      </w:r>
      <w:r w:rsidRPr="002C765A">
        <w:rPr>
          <w:lang w:val="es-ES"/>
          <w:rPrChange w:id="228" w:author="Gerard Talavera" w:date="2022-03-31T10:30:00Z">
            <w:rPr/>
          </w:rPrChange>
        </w:rPr>
        <w:instrText xml:space="preserve"> HYPERLINK "https://www.zotero.org/google-docs/?9Eyjvx" \h </w:instrText>
      </w:r>
      <w:r>
        <w:fldChar w:fldCharType="separate"/>
      </w:r>
      <w:r w:rsidR="00D0720A" w:rsidRPr="002C765A">
        <w:rPr>
          <w:lang w:val="es-ES"/>
          <w:rPrChange w:id="229" w:author="Gerard Talavera" w:date="2022-03-31T10:30:00Z">
            <w:rPr>
              <w:lang w:val="en-US"/>
            </w:rPr>
          </w:rPrChange>
        </w:rPr>
        <w:t>: evab064.</w:t>
      </w:r>
      <w:r>
        <w:rPr>
          <w:lang w:val="en-US"/>
        </w:rPr>
        <w:fldChar w:fldCharType="end"/>
      </w:r>
    </w:p>
    <w:p w14:paraId="60AD9A32" w14:textId="77777777" w:rsidR="00664B76" w:rsidRPr="00063550" w:rsidRDefault="002C765A">
      <w:pPr>
        <w:widowControl w:val="0"/>
        <w:pBdr>
          <w:top w:val="nil"/>
          <w:left w:val="nil"/>
          <w:bottom w:val="nil"/>
          <w:right w:val="nil"/>
          <w:between w:val="nil"/>
        </w:pBdr>
        <w:spacing w:line="240" w:lineRule="auto"/>
        <w:ind w:left="720" w:hanging="720"/>
        <w:rPr>
          <w:lang w:val="en-US"/>
        </w:rPr>
      </w:pPr>
      <w:r>
        <w:fldChar w:fldCharType="begin"/>
      </w:r>
      <w:r w:rsidRPr="002C765A">
        <w:rPr>
          <w:lang w:val="es-ES"/>
          <w:rPrChange w:id="230" w:author="Gerard Talavera" w:date="2022-03-31T10:30:00Z">
            <w:rPr/>
          </w:rPrChange>
        </w:rPr>
        <w:instrText xml:space="preserve"> HYPERLINK "https://www.zotero.org/google-docs/?9Eyjvx" \h </w:instrText>
      </w:r>
      <w:r>
        <w:fldChar w:fldCharType="separate"/>
      </w:r>
      <w:r w:rsidR="00D0720A" w:rsidRPr="002C765A">
        <w:rPr>
          <w:lang w:val="es-ES"/>
          <w:rPrChange w:id="231" w:author="Gerard Talavera" w:date="2022-03-31T10:30:00Z">
            <w:rPr>
              <w:lang w:val="en-US"/>
            </w:rPr>
          </w:rPrChange>
        </w:rPr>
        <w:t xml:space="preserve">Breeschoten T, van der Linden CFH, Ros VID, Schranz ME, Simon S. 2022. </w:t>
      </w:r>
      <w:r w:rsidR="00D0720A" w:rsidRPr="00063550">
        <w:rPr>
          <w:lang w:val="en-US"/>
        </w:rPr>
        <w:t xml:space="preserve">Expanding the Menu: Are Polyphagy and Gene Family Expansions Linked across Lepidoptera? </w:t>
      </w:r>
      <w:r>
        <w:rPr>
          <w:lang w:val="en-US"/>
        </w:rPr>
        <w:fldChar w:fldCharType="end"/>
      </w:r>
      <w:hyperlink r:id="rId178">
        <w:r w:rsidR="00D0720A" w:rsidRPr="00063550">
          <w:rPr>
            <w:i/>
            <w:lang w:val="en-US"/>
          </w:rPr>
          <w:t xml:space="preserve">Genome Biol Evol </w:t>
        </w:r>
      </w:hyperlink>
      <w:hyperlink r:id="rId179">
        <w:r w:rsidR="00D0720A" w:rsidRPr="00063550">
          <w:rPr>
            <w:b/>
            <w:lang w:val="en-US"/>
          </w:rPr>
          <w:t>14</w:t>
        </w:r>
      </w:hyperlink>
      <w:hyperlink r:id="rId180">
        <w:r w:rsidR="00D0720A" w:rsidRPr="00063550">
          <w:rPr>
            <w:lang w:val="en-US"/>
          </w:rPr>
          <w:t>: evab283.</w:t>
        </w:r>
      </w:hyperlink>
    </w:p>
    <w:p w14:paraId="7F014A0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81">
        <w:r w:rsidR="00D0720A" w:rsidRPr="00063550">
          <w:rPr>
            <w:lang w:val="en-US"/>
          </w:rPr>
          <w:t xml:space="preserve">Catchen J, Hohenlohe PA, Bassham S, Amores A, Cresko WA. 2013. Stacks: an analysis tool set for population genomics. </w:t>
        </w:r>
      </w:hyperlink>
      <w:hyperlink r:id="rId182">
        <w:r w:rsidR="00D0720A" w:rsidRPr="00063550">
          <w:rPr>
            <w:i/>
            <w:lang w:val="en-US"/>
          </w:rPr>
          <w:t xml:space="preserve">Mol Ecol </w:t>
        </w:r>
      </w:hyperlink>
      <w:hyperlink r:id="rId183">
        <w:r w:rsidR="00D0720A" w:rsidRPr="00063550">
          <w:rPr>
            <w:b/>
            <w:lang w:val="en-US"/>
          </w:rPr>
          <w:t>22</w:t>
        </w:r>
      </w:hyperlink>
      <w:hyperlink r:id="rId184">
        <w:r w:rsidR="00D0720A" w:rsidRPr="00063550">
          <w:rPr>
            <w:lang w:val="en-US"/>
          </w:rPr>
          <w:t>: 3124–3140.</w:t>
        </w:r>
      </w:hyperlink>
    </w:p>
    <w:p w14:paraId="6F80DA08" w14:textId="77777777" w:rsidR="00664B76" w:rsidRPr="00063550" w:rsidRDefault="002C765A">
      <w:pPr>
        <w:widowControl w:val="0"/>
        <w:pBdr>
          <w:top w:val="nil"/>
          <w:left w:val="nil"/>
          <w:bottom w:val="nil"/>
          <w:right w:val="nil"/>
          <w:between w:val="nil"/>
        </w:pBdr>
        <w:spacing w:line="240" w:lineRule="auto"/>
        <w:ind w:left="720" w:hanging="720"/>
        <w:rPr>
          <w:lang w:val="en-US"/>
        </w:rPr>
      </w:pPr>
      <w:r>
        <w:fldChar w:fldCharType="begin"/>
      </w:r>
      <w:r w:rsidRPr="002C765A">
        <w:rPr>
          <w:lang w:val="es-ES"/>
          <w:rPrChange w:id="232" w:author="Gerard Talavera" w:date="2022-03-31T10:30:00Z">
            <w:rPr/>
          </w:rPrChange>
        </w:rPr>
        <w:instrText xml:space="preserve"> HYPERLINK "https://www.zotero.org/google-docs/?9Eyjvx" \h </w:instrText>
      </w:r>
      <w:r>
        <w:fldChar w:fldCharType="separate"/>
      </w:r>
      <w:r w:rsidR="00D0720A" w:rsidRPr="002C765A">
        <w:rPr>
          <w:lang w:val="es-ES"/>
          <w:rPrChange w:id="233" w:author="Gerard Talavera" w:date="2022-03-31T10:30:00Z">
            <w:rPr>
              <w:lang w:val="en-US"/>
            </w:rPr>
          </w:rPrChange>
        </w:rPr>
        <w:t xml:space="preserve">Celorio-Mancera M de la P, Rastas P, Steward RA, Nylin S, Wheat CW. 2021. </w:t>
      </w:r>
      <w:r w:rsidR="00D0720A" w:rsidRPr="00063550">
        <w:rPr>
          <w:lang w:val="en-US"/>
        </w:rPr>
        <w:t xml:space="preserve">Chromosome level assembly of the comma butterfly (Polygonia c-album). </w:t>
      </w:r>
      <w:r>
        <w:rPr>
          <w:lang w:val="en-US"/>
        </w:rPr>
        <w:fldChar w:fldCharType="end"/>
      </w:r>
      <w:hyperlink r:id="rId185">
        <w:r w:rsidR="00D0720A" w:rsidRPr="00063550">
          <w:rPr>
            <w:i/>
            <w:lang w:val="en-US"/>
          </w:rPr>
          <w:t>Genome Biol Evol</w:t>
        </w:r>
      </w:hyperlink>
      <w:hyperlink r:id="rId186">
        <w:r w:rsidR="00D0720A" w:rsidRPr="00063550">
          <w:rPr>
            <w:lang w:val="en-US"/>
          </w:rPr>
          <w:t>. https://doi.org/10.1093/gbe/evab054 (Accessed April 6, 2021).</w:t>
        </w:r>
      </w:hyperlink>
    </w:p>
    <w:p w14:paraId="3D3964C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87">
        <w:r w:rsidR="00D0720A" w:rsidRPr="00063550">
          <w:rPr>
            <w:lang w:val="en-US"/>
          </w:rPr>
          <w:t xml:space="preserve">Celorio-Mancera M de la P, Wheat CW, Huss M, Vezzi F, Neethiraj R, Reimegård J, Nylin S, Janz N. 2016. Evolutionary history of host use, rather than plant phylogeny, determines gene expression in a generalist butterfly. </w:t>
        </w:r>
      </w:hyperlink>
      <w:hyperlink r:id="rId188">
        <w:r w:rsidR="00D0720A" w:rsidRPr="00063550">
          <w:rPr>
            <w:i/>
            <w:lang w:val="en-US"/>
          </w:rPr>
          <w:t xml:space="preserve">BMC Evol Biol </w:t>
        </w:r>
      </w:hyperlink>
      <w:hyperlink r:id="rId189">
        <w:r w:rsidR="00D0720A" w:rsidRPr="00063550">
          <w:rPr>
            <w:b/>
            <w:lang w:val="en-US"/>
          </w:rPr>
          <w:t>16</w:t>
        </w:r>
      </w:hyperlink>
      <w:hyperlink r:id="rId190">
        <w:r w:rsidR="00D0720A" w:rsidRPr="00063550">
          <w:rPr>
            <w:lang w:val="en-US"/>
          </w:rPr>
          <w:t>: 59.</w:t>
        </w:r>
      </w:hyperlink>
    </w:p>
    <w:p w14:paraId="5DDD356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91">
        <w:r w:rsidR="00D0720A" w:rsidRPr="00063550">
          <w:rPr>
            <w:lang w:val="en-US"/>
          </w:rPr>
          <w:t>Challi RJ, Kumar S, Dasmahapatra KK, Jiggins CD, Blaxter M. 2016. Lepbase: the Lepidopteran genome database. 056994. https://www.biorxiv.org/content/10.1101/056994v1 (Accessed March 23, 2022).</w:t>
        </w:r>
      </w:hyperlink>
    </w:p>
    <w:p w14:paraId="0A57D42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92">
        <w:r w:rsidR="00D0720A" w:rsidRPr="00063550">
          <w:rPr>
            <w:lang w:val="en-US"/>
          </w:rPr>
          <w:t xml:space="preserve">Chen S, Krinsky BH, Long M. 2013. New genes as drivers of phenotypic evolution. </w:t>
        </w:r>
      </w:hyperlink>
      <w:hyperlink r:id="rId193">
        <w:r w:rsidR="00D0720A" w:rsidRPr="00063550">
          <w:rPr>
            <w:i/>
            <w:lang w:val="en-US"/>
          </w:rPr>
          <w:t xml:space="preserve">Nat Rev Genet </w:t>
        </w:r>
      </w:hyperlink>
      <w:hyperlink r:id="rId194">
        <w:r w:rsidR="00D0720A" w:rsidRPr="00063550">
          <w:rPr>
            <w:b/>
            <w:lang w:val="en-US"/>
          </w:rPr>
          <w:t>14</w:t>
        </w:r>
      </w:hyperlink>
      <w:hyperlink r:id="rId195">
        <w:r w:rsidR="00D0720A" w:rsidRPr="00063550">
          <w:rPr>
            <w:lang w:val="en-US"/>
          </w:rPr>
          <w:t>: 645–660.</w:t>
        </w:r>
      </w:hyperlink>
    </w:p>
    <w:p w14:paraId="66733E3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196">
        <w:r w:rsidR="00D0720A" w:rsidRPr="00063550">
          <w:rPr>
            <w:lang w:val="en-US"/>
          </w:rPr>
          <w:t xml:space="preserve">Chowdhury S, Fuller RA, Dingle H, Chapman JW, Zalucki MP. 2021. Migration in butterflies: a global overview. </w:t>
        </w:r>
      </w:hyperlink>
      <w:hyperlink r:id="rId197">
        <w:r w:rsidR="00D0720A" w:rsidRPr="00063550">
          <w:rPr>
            <w:i/>
            <w:lang w:val="en-US"/>
          </w:rPr>
          <w:t xml:space="preserve">Biol Rev </w:t>
        </w:r>
      </w:hyperlink>
      <w:hyperlink r:id="rId198">
        <w:r w:rsidR="00D0720A" w:rsidRPr="00063550">
          <w:rPr>
            <w:b/>
            <w:lang w:val="en-US"/>
          </w:rPr>
          <w:t>96</w:t>
        </w:r>
      </w:hyperlink>
      <w:hyperlink r:id="rId199">
        <w:r w:rsidR="00D0720A" w:rsidRPr="00063550">
          <w:rPr>
            <w:lang w:val="en-US"/>
          </w:rPr>
          <w:t>: 1462–1483.</w:t>
        </w:r>
      </w:hyperlink>
    </w:p>
    <w:p w14:paraId="6E27114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00">
        <w:r w:rsidR="00D0720A" w:rsidRPr="00063550">
          <w:rPr>
            <w:lang w:val="en-US"/>
          </w:rPr>
          <w:t xml:space="preserve">Connahs H, Rhen T, Simmons RB. 2016. Transcriptome analysis of the painted lady butterfly, Vanessa cardui during wing color pattern development. </w:t>
        </w:r>
      </w:hyperlink>
      <w:hyperlink r:id="rId201">
        <w:r w:rsidR="00D0720A" w:rsidRPr="00063550">
          <w:rPr>
            <w:i/>
            <w:lang w:val="en-US"/>
          </w:rPr>
          <w:t xml:space="preserve">BMC Genomics </w:t>
        </w:r>
      </w:hyperlink>
      <w:hyperlink r:id="rId202">
        <w:r w:rsidR="00D0720A" w:rsidRPr="00063550">
          <w:rPr>
            <w:b/>
            <w:lang w:val="en-US"/>
          </w:rPr>
          <w:t>17</w:t>
        </w:r>
      </w:hyperlink>
      <w:hyperlink r:id="rId203">
        <w:r w:rsidR="00D0720A" w:rsidRPr="00063550">
          <w:rPr>
            <w:lang w:val="en-US"/>
          </w:rPr>
          <w:t>: 270.</w:t>
        </w:r>
      </w:hyperlink>
    </w:p>
    <w:p w14:paraId="6BCEEBA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04">
        <w:r w:rsidR="00D0720A" w:rsidRPr="00063550">
          <w:rPr>
            <w:lang w:val="en-US"/>
          </w:rPr>
          <w:t xml:space="preserve">Davey JW, Barker SL, Rastas PM, Pinharanda A, Martin SH, Durbin R, McMillan WO, Merrill RM, Jiggins CD. 2017. No evidence for maintenance of a sympatric Heliconius species barrier by chromosomal inversions. </w:t>
        </w:r>
      </w:hyperlink>
      <w:hyperlink r:id="rId205">
        <w:r w:rsidR="00D0720A" w:rsidRPr="00063550">
          <w:rPr>
            <w:i/>
            <w:lang w:val="en-US"/>
          </w:rPr>
          <w:t xml:space="preserve">Evol Lett </w:t>
        </w:r>
      </w:hyperlink>
      <w:hyperlink r:id="rId206">
        <w:r w:rsidR="00D0720A" w:rsidRPr="00063550">
          <w:rPr>
            <w:b/>
            <w:lang w:val="en-US"/>
          </w:rPr>
          <w:t>1</w:t>
        </w:r>
      </w:hyperlink>
      <w:hyperlink r:id="rId207">
        <w:r w:rsidR="00D0720A" w:rsidRPr="00063550">
          <w:rPr>
            <w:lang w:val="en-US"/>
          </w:rPr>
          <w:t>: 138–154.</w:t>
        </w:r>
      </w:hyperlink>
    </w:p>
    <w:p w14:paraId="7C33EA57"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08">
        <w:r w:rsidR="00D0720A" w:rsidRPr="00063550">
          <w:rPr>
            <w:lang w:val="en-US"/>
          </w:rPr>
          <w:t xml:space="preserve">de Vos JM, Augustijnen H, Bätscher L, Lucek K. 2020. Speciation through chromosomal fusion and fission in Lepidoptera. </w:t>
        </w:r>
      </w:hyperlink>
      <w:hyperlink r:id="rId209">
        <w:r w:rsidR="00D0720A" w:rsidRPr="00063550">
          <w:rPr>
            <w:i/>
            <w:lang w:val="en-US"/>
          </w:rPr>
          <w:t xml:space="preserve">Philos Trans R Soc B Biol Sci </w:t>
        </w:r>
      </w:hyperlink>
      <w:hyperlink r:id="rId210">
        <w:r w:rsidR="00D0720A" w:rsidRPr="00063550">
          <w:rPr>
            <w:b/>
            <w:lang w:val="en-US"/>
          </w:rPr>
          <w:t>375</w:t>
        </w:r>
      </w:hyperlink>
      <w:hyperlink r:id="rId211">
        <w:r w:rsidR="00D0720A" w:rsidRPr="00063550">
          <w:rPr>
            <w:lang w:val="en-US"/>
          </w:rPr>
          <w:t>: 20190539.</w:t>
        </w:r>
      </w:hyperlink>
    </w:p>
    <w:p w14:paraId="6EB2091C"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12">
        <w:r w:rsidR="00D0720A" w:rsidRPr="00063550">
          <w:rPr>
            <w:lang w:val="en-US"/>
          </w:rPr>
          <w:t xml:space="preserve">Deininger PL, Batzer MA. 1999. Alu Repeats and Human Disease. </w:t>
        </w:r>
      </w:hyperlink>
      <w:hyperlink r:id="rId213">
        <w:r w:rsidR="00D0720A" w:rsidRPr="00063550">
          <w:rPr>
            <w:i/>
            <w:lang w:val="en-US"/>
          </w:rPr>
          <w:t xml:space="preserve">Mol Genet Metab </w:t>
        </w:r>
      </w:hyperlink>
      <w:hyperlink r:id="rId214">
        <w:r w:rsidR="00D0720A" w:rsidRPr="00063550">
          <w:rPr>
            <w:b/>
            <w:lang w:val="en-US"/>
          </w:rPr>
          <w:t>67</w:t>
        </w:r>
      </w:hyperlink>
      <w:hyperlink r:id="rId215">
        <w:r w:rsidR="00D0720A" w:rsidRPr="00063550">
          <w:rPr>
            <w:lang w:val="en-US"/>
          </w:rPr>
          <w:t>: 183–193.</w:t>
        </w:r>
      </w:hyperlink>
    </w:p>
    <w:p w14:paraId="3F145A9A"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16">
        <w:r w:rsidR="00D0720A" w:rsidRPr="00063550">
          <w:rPr>
            <w:lang w:val="en-US"/>
          </w:rPr>
          <w:t xml:space="preserve">Emerson JJ, Cardoso-Moreira M, Borevitz JO, Long M. 2008. Natural Selection Shapes Genome-Wide Patterns of Copy-Number Polymorphism in Drosophila melanogaster. </w:t>
        </w:r>
      </w:hyperlink>
      <w:hyperlink r:id="rId217">
        <w:r w:rsidR="00D0720A" w:rsidRPr="00063550">
          <w:rPr>
            <w:i/>
            <w:lang w:val="en-US"/>
          </w:rPr>
          <w:t xml:space="preserve">Science </w:t>
        </w:r>
      </w:hyperlink>
      <w:hyperlink r:id="rId218">
        <w:r w:rsidR="00D0720A" w:rsidRPr="00063550">
          <w:rPr>
            <w:b/>
            <w:lang w:val="en-US"/>
          </w:rPr>
          <w:t>320</w:t>
        </w:r>
      </w:hyperlink>
      <w:hyperlink r:id="rId219">
        <w:r w:rsidR="00D0720A" w:rsidRPr="00063550">
          <w:rPr>
            <w:lang w:val="en-US"/>
          </w:rPr>
          <w:t>: 1629–1631.</w:t>
        </w:r>
      </w:hyperlink>
    </w:p>
    <w:p w14:paraId="0AE4A14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20">
        <w:r w:rsidR="00D0720A" w:rsidRPr="00063550">
          <w:rPr>
            <w:lang w:val="en-US"/>
          </w:rPr>
          <w:t xml:space="preserve">Emms DM, Kelly S. 2019. OrthoFinder: phylogenetic orthology inference for comparative genomics. </w:t>
        </w:r>
      </w:hyperlink>
      <w:hyperlink r:id="rId221">
        <w:r w:rsidR="00D0720A" w:rsidRPr="00063550">
          <w:rPr>
            <w:i/>
            <w:lang w:val="en-US"/>
          </w:rPr>
          <w:t xml:space="preserve">Genome Biol </w:t>
        </w:r>
      </w:hyperlink>
      <w:hyperlink r:id="rId222">
        <w:r w:rsidR="00D0720A" w:rsidRPr="00063550">
          <w:rPr>
            <w:b/>
            <w:lang w:val="en-US"/>
          </w:rPr>
          <w:t>20</w:t>
        </w:r>
      </w:hyperlink>
      <w:hyperlink r:id="rId223">
        <w:r w:rsidR="00D0720A" w:rsidRPr="00063550">
          <w:rPr>
            <w:lang w:val="en-US"/>
          </w:rPr>
          <w:t>: 238.</w:t>
        </w:r>
      </w:hyperlink>
    </w:p>
    <w:p w14:paraId="000C311C"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24">
        <w:r w:rsidR="00D0720A" w:rsidRPr="00063550">
          <w:rPr>
            <w:lang w:val="en-US"/>
          </w:rPr>
          <w:t xml:space="preserve">Fraïsse C, Picard MAL, Vicoso B. 2017. The deep conservation of the Lepidoptera Z chromosome suggests a non-canonical origin of the W. </w:t>
        </w:r>
      </w:hyperlink>
      <w:hyperlink r:id="rId225">
        <w:r w:rsidR="00D0720A" w:rsidRPr="00063550">
          <w:rPr>
            <w:i/>
            <w:lang w:val="en-US"/>
          </w:rPr>
          <w:t xml:space="preserve">Nat Commun </w:t>
        </w:r>
      </w:hyperlink>
      <w:hyperlink r:id="rId226">
        <w:r w:rsidR="00D0720A" w:rsidRPr="00063550">
          <w:rPr>
            <w:b/>
            <w:lang w:val="en-US"/>
          </w:rPr>
          <w:t>8</w:t>
        </w:r>
      </w:hyperlink>
      <w:hyperlink r:id="rId227">
        <w:r w:rsidR="00D0720A" w:rsidRPr="00063550">
          <w:rPr>
            <w:lang w:val="en-US"/>
          </w:rPr>
          <w:t>: 1486.</w:t>
        </w:r>
      </w:hyperlink>
    </w:p>
    <w:p w14:paraId="6EC4AC8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28">
        <w:r w:rsidR="00D0720A" w:rsidRPr="00063550">
          <w:rPr>
            <w:lang w:val="en-US"/>
          </w:rPr>
          <w:t>Garcia-Berro A, Talla V, Vila R, Wai HK, Shipilina D, Chan KG, Pierce NE, Backström N, Talavera G. in prep. Genomic demographic inference shows migratory butterflies display higher heterozygosity and long-term effective population size.</w:t>
        </w:r>
      </w:hyperlink>
    </w:p>
    <w:p w14:paraId="0A1AA696"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29">
        <w:r w:rsidR="00D0720A" w:rsidRPr="00063550">
          <w:rPr>
            <w:lang w:val="en-US"/>
          </w:rPr>
          <w:t xml:space="preserve">Gu L, Reilly PF, Lewis JJ, Reed RD, Andolfatto P, Walters JR. 2019. Dichotomy of Dosage Compensation along the Neo Z Chromosome of the Monarch Butterfly. </w:t>
        </w:r>
      </w:hyperlink>
      <w:hyperlink r:id="rId230">
        <w:r w:rsidR="00D0720A" w:rsidRPr="00063550">
          <w:rPr>
            <w:i/>
            <w:lang w:val="en-US"/>
          </w:rPr>
          <w:t xml:space="preserve">Curr Biol </w:t>
        </w:r>
      </w:hyperlink>
      <w:hyperlink r:id="rId231">
        <w:r w:rsidR="00D0720A" w:rsidRPr="00063550">
          <w:rPr>
            <w:b/>
            <w:lang w:val="en-US"/>
          </w:rPr>
          <w:t>29</w:t>
        </w:r>
      </w:hyperlink>
      <w:hyperlink r:id="rId232">
        <w:r w:rsidR="00D0720A" w:rsidRPr="00063550">
          <w:rPr>
            <w:lang w:val="en-US"/>
          </w:rPr>
          <w:t>: 4071-4077.e3.</w:t>
        </w:r>
      </w:hyperlink>
    </w:p>
    <w:p w14:paraId="3B7581F6"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33">
        <w:r w:rsidR="00D0720A" w:rsidRPr="00063550">
          <w:rPr>
            <w:lang w:val="en-US"/>
          </w:rPr>
          <w:t xml:space="preserve">Gurevich A, Saveliev V, Vyahhi N, Tesler G. 2013. QUAST: quality assessment tool for genome assemblies. </w:t>
        </w:r>
      </w:hyperlink>
      <w:hyperlink r:id="rId234">
        <w:r w:rsidR="00D0720A" w:rsidRPr="00063550">
          <w:rPr>
            <w:i/>
            <w:lang w:val="en-US"/>
          </w:rPr>
          <w:t xml:space="preserve">Bioinformatics </w:t>
        </w:r>
      </w:hyperlink>
      <w:hyperlink r:id="rId235">
        <w:r w:rsidR="00D0720A" w:rsidRPr="00063550">
          <w:rPr>
            <w:b/>
            <w:lang w:val="en-US"/>
          </w:rPr>
          <w:t>29</w:t>
        </w:r>
      </w:hyperlink>
      <w:hyperlink r:id="rId236">
        <w:r w:rsidR="00D0720A" w:rsidRPr="00063550">
          <w:rPr>
            <w:lang w:val="en-US"/>
          </w:rPr>
          <w:t>: 1072–1075.</w:t>
        </w:r>
      </w:hyperlink>
    </w:p>
    <w:p w14:paraId="2607A06C"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37">
        <w:r w:rsidR="00D0720A" w:rsidRPr="00063550">
          <w:rPr>
            <w:lang w:val="en-US"/>
          </w:rPr>
          <w:t xml:space="preserve">Haenel Q, Laurentino TG, Roesti M, Berner D. 2018. Meta-analysis of chromosome-scale crossover rate variation in eukaryotes and its significance to evolutionary genomics. </w:t>
        </w:r>
      </w:hyperlink>
      <w:hyperlink r:id="rId238">
        <w:r w:rsidR="00D0720A" w:rsidRPr="00063550">
          <w:rPr>
            <w:i/>
            <w:lang w:val="en-US"/>
          </w:rPr>
          <w:t xml:space="preserve">Mol Ecol </w:t>
        </w:r>
      </w:hyperlink>
      <w:hyperlink r:id="rId239">
        <w:r w:rsidR="00D0720A" w:rsidRPr="00063550">
          <w:rPr>
            <w:b/>
            <w:lang w:val="en-US"/>
          </w:rPr>
          <w:t>27</w:t>
        </w:r>
      </w:hyperlink>
      <w:hyperlink r:id="rId240">
        <w:r w:rsidR="00D0720A" w:rsidRPr="00063550">
          <w:rPr>
            <w:lang w:val="en-US"/>
          </w:rPr>
          <w:t>: 2477–2497.</w:t>
        </w:r>
      </w:hyperlink>
    </w:p>
    <w:p w14:paraId="0DA211D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41">
        <w:r w:rsidR="00D0720A" w:rsidRPr="00063550">
          <w:rPr>
            <w:lang w:val="en-US"/>
          </w:rPr>
          <w:t xml:space="preserve">Hara S, Yamakawa M. 1995. Moricin, a novel type of antibacterial peptide isolated from the silkworm, Bombyx mori. </w:t>
        </w:r>
      </w:hyperlink>
      <w:hyperlink r:id="rId242">
        <w:r w:rsidR="00D0720A" w:rsidRPr="00063550">
          <w:rPr>
            <w:i/>
            <w:lang w:val="en-US"/>
          </w:rPr>
          <w:t xml:space="preserve">J Biol Chem </w:t>
        </w:r>
      </w:hyperlink>
      <w:hyperlink r:id="rId243">
        <w:r w:rsidR="00D0720A" w:rsidRPr="00063550">
          <w:rPr>
            <w:b/>
            <w:lang w:val="en-US"/>
          </w:rPr>
          <w:t>270</w:t>
        </w:r>
      </w:hyperlink>
      <w:hyperlink r:id="rId244">
        <w:r w:rsidR="00D0720A" w:rsidRPr="00063550">
          <w:rPr>
            <w:lang w:val="en-US"/>
          </w:rPr>
          <w:t>: 29923–29927.</w:t>
        </w:r>
      </w:hyperlink>
    </w:p>
    <w:p w14:paraId="1D9377A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45">
        <w:r w:rsidR="00D0720A" w:rsidRPr="00063550">
          <w:rPr>
            <w:lang w:val="en-US"/>
          </w:rPr>
          <w:t xml:space="preserve">Hatfield MJ, Umans RA, Hyatt JL, Edwards CC, Wierdl M, Tsurkan L, Taylor MR, Potter PM. 2016. Carboxylesterases: General detoxifying enzymes. </w:t>
        </w:r>
      </w:hyperlink>
      <w:hyperlink r:id="rId246">
        <w:r w:rsidR="00D0720A" w:rsidRPr="00063550">
          <w:rPr>
            <w:i/>
            <w:lang w:val="en-US"/>
          </w:rPr>
          <w:t xml:space="preserve">Chem Biol Interact </w:t>
        </w:r>
      </w:hyperlink>
      <w:hyperlink r:id="rId247">
        <w:r w:rsidR="00D0720A" w:rsidRPr="00063550">
          <w:rPr>
            <w:b/>
            <w:lang w:val="en-US"/>
          </w:rPr>
          <w:t>259</w:t>
        </w:r>
      </w:hyperlink>
      <w:hyperlink r:id="rId248">
        <w:r w:rsidR="00D0720A" w:rsidRPr="00063550">
          <w:rPr>
            <w:lang w:val="en-US"/>
          </w:rPr>
          <w:t>: 327–331.</w:t>
        </w:r>
      </w:hyperlink>
    </w:p>
    <w:p w14:paraId="3D6299B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49">
        <w:r w:rsidR="00D0720A" w:rsidRPr="00063550">
          <w:rPr>
            <w:lang w:val="en-US"/>
          </w:rPr>
          <w:t xml:space="preserve">Hedges DJ, Deininger PL. 2007. Inviting instability: Transposable elements, double-strand breaks, and the maintenance of genome integrity. </w:t>
        </w:r>
      </w:hyperlink>
      <w:hyperlink r:id="rId250">
        <w:r w:rsidR="00D0720A" w:rsidRPr="00063550">
          <w:rPr>
            <w:i/>
            <w:lang w:val="en-US"/>
          </w:rPr>
          <w:t xml:space="preserve">Mutat Res Mol Mech Mutagen </w:t>
        </w:r>
      </w:hyperlink>
      <w:hyperlink r:id="rId251">
        <w:r w:rsidR="00D0720A" w:rsidRPr="00063550">
          <w:rPr>
            <w:b/>
            <w:lang w:val="en-US"/>
          </w:rPr>
          <w:t>616</w:t>
        </w:r>
      </w:hyperlink>
      <w:hyperlink r:id="rId252">
        <w:r w:rsidR="00D0720A" w:rsidRPr="00063550">
          <w:rPr>
            <w:lang w:val="en-US"/>
          </w:rPr>
          <w:t>: 46–59.</w:t>
        </w:r>
      </w:hyperlink>
    </w:p>
    <w:p w14:paraId="0AAEC21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53">
        <w:r w:rsidR="00D0720A" w:rsidRPr="00063550">
          <w:rPr>
            <w:lang w:val="en-US"/>
          </w:rPr>
          <w:t xml:space="preserve">Henikoff S. 1997. Gene Families: The Taxonomy of Protein Paralogs and Chimeras. </w:t>
        </w:r>
      </w:hyperlink>
      <w:hyperlink r:id="rId254">
        <w:r w:rsidR="00D0720A" w:rsidRPr="00063550">
          <w:rPr>
            <w:i/>
            <w:lang w:val="en-US"/>
          </w:rPr>
          <w:t xml:space="preserve">Science </w:t>
        </w:r>
      </w:hyperlink>
      <w:hyperlink r:id="rId255">
        <w:r w:rsidR="00D0720A" w:rsidRPr="00063550">
          <w:rPr>
            <w:b/>
            <w:lang w:val="en-US"/>
          </w:rPr>
          <w:t>278</w:t>
        </w:r>
      </w:hyperlink>
      <w:hyperlink r:id="rId256">
        <w:r w:rsidR="00D0720A" w:rsidRPr="00063550">
          <w:rPr>
            <w:lang w:val="en-US"/>
          </w:rPr>
          <w:t>: 609–614.</w:t>
        </w:r>
      </w:hyperlink>
    </w:p>
    <w:p w14:paraId="6D59AFD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57">
        <w:r w:rsidR="00D0720A" w:rsidRPr="00063550">
          <w:rPr>
            <w:lang w:val="en-US"/>
          </w:rPr>
          <w:t xml:space="preserve">Hill J, Rastas P, Hornett EA, Neethiraj R, Clark N, Morehouse N, de la Paz Celorio-Mancera M, Cols JC, Dircksen H, Meslin C, et al. 2019. Unprecedented reorganization of holocentric chromosomes provides insights into the enigma of lepidopteran chromosome evolution. </w:t>
        </w:r>
      </w:hyperlink>
      <w:hyperlink r:id="rId258">
        <w:r w:rsidR="00D0720A" w:rsidRPr="00063550">
          <w:rPr>
            <w:i/>
            <w:lang w:val="en-US"/>
          </w:rPr>
          <w:t xml:space="preserve">Sci Adv </w:t>
        </w:r>
      </w:hyperlink>
      <w:hyperlink r:id="rId259">
        <w:r w:rsidR="00D0720A" w:rsidRPr="00063550">
          <w:rPr>
            <w:b/>
            <w:lang w:val="en-US"/>
          </w:rPr>
          <w:t>5</w:t>
        </w:r>
      </w:hyperlink>
      <w:hyperlink r:id="rId260">
        <w:r w:rsidR="00D0720A" w:rsidRPr="00063550">
          <w:rPr>
            <w:lang w:val="en-US"/>
          </w:rPr>
          <w:t>: eaau3648.</w:t>
        </w:r>
      </w:hyperlink>
    </w:p>
    <w:p w14:paraId="24BAEA9A"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61">
        <w:r w:rsidR="00D0720A" w:rsidRPr="00063550">
          <w:rPr>
            <w:lang w:val="en-US"/>
          </w:rPr>
          <w:t xml:space="preserve">Holt C, Yandell M. 2011. MAKER2: an annotation pipeline and genome-database management tool for second-generation genome projects. </w:t>
        </w:r>
      </w:hyperlink>
      <w:hyperlink r:id="rId262">
        <w:r w:rsidR="00D0720A" w:rsidRPr="00063550">
          <w:rPr>
            <w:i/>
            <w:lang w:val="en-US"/>
          </w:rPr>
          <w:t xml:space="preserve">BMC Bioinformatics </w:t>
        </w:r>
      </w:hyperlink>
      <w:hyperlink r:id="rId263">
        <w:r w:rsidR="00D0720A" w:rsidRPr="00063550">
          <w:rPr>
            <w:b/>
            <w:lang w:val="en-US"/>
          </w:rPr>
          <w:t>12</w:t>
        </w:r>
      </w:hyperlink>
      <w:hyperlink r:id="rId264">
        <w:r w:rsidR="00D0720A" w:rsidRPr="00063550">
          <w:rPr>
            <w:lang w:val="en-US"/>
          </w:rPr>
          <w:t>: 491.</w:t>
        </w:r>
      </w:hyperlink>
    </w:p>
    <w:p w14:paraId="31C6CB3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65">
        <w:r w:rsidR="00D0720A" w:rsidRPr="00063550">
          <w:rPr>
            <w:lang w:val="en-US"/>
          </w:rPr>
          <w:t>HOSTS  https://www. nhm. ac. uk/our-science/data/hostplants/search/index. dsml. HOSTS - a Database of the World’s Lepidopteran Hostplants. https://www.nhm.ac.uk/our-science/data/hostplants/search/index.dsml.</w:t>
        </w:r>
      </w:hyperlink>
    </w:p>
    <w:p w14:paraId="326F02C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66">
        <w:r w:rsidR="00D0720A" w:rsidRPr="00063550">
          <w:rPr>
            <w:lang w:val="en-US"/>
          </w:rPr>
          <w:t xml:space="preserve">Huang F-F, Chai C-L, Zhang Z, Liu Z-H, Dai F-Y, Lu C, Xiang Z-H. 2008. The UDP-glucosyltransferase multigene family in Bombyx mori. </w:t>
        </w:r>
      </w:hyperlink>
      <w:hyperlink r:id="rId267">
        <w:r w:rsidR="00D0720A" w:rsidRPr="00063550">
          <w:rPr>
            <w:i/>
            <w:lang w:val="en-US"/>
          </w:rPr>
          <w:t xml:space="preserve">BMC Genomics </w:t>
        </w:r>
      </w:hyperlink>
      <w:hyperlink r:id="rId268">
        <w:r w:rsidR="00D0720A" w:rsidRPr="00063550">
          <w:rPr>
            <w:b/>
            <w:lang w:val="en-US"/>
          </w:rPr>
          <w:t>9</w:t>
        </w:r>
      </w:hyperlink>
      <w:hyperlink r:id="rId269">
        <w:r w:rsidR="00D0720A" w:rsidRPr="00063550">
          <w:rPr>
            <w:lang w:val="en-US"/>
          </w:rPr>
          <w:t>: 563.</w:t>
        </w:r>
      </w:hyperlink>
    </w:p>
    <w:p w14:paraId="67CB5C0B" w14:textId="77777777" w:rsidR="00664B76" w:rsidRPr="00063550" w:rsidRDefault="002C765A">
      <w:pPr>
        <w:widowControl w:val="0"/>
        <w:pBdr>
          <w:top w:val="nil"/>
          <w:left w:val="nil"/>
          <w:bottom w:val="nil"/>
          <w:right w:val="nil"/>
          <w:between w:val="nil"/>
        </w:pBdr>
        <w:spacing w:line="240" w:lineRule="auto"/>
        <w:ind w:left="720" w:hanging="720"/>
        <w:rPr>
          <w:lang w:val="en-US"/>
        </w:rPr>
      </w:pPr>
      <w:r>
        <w:fldChar w:fldCharType="begin"/>
      </w:r>
      <w:r w:rsidRPr="002C765A">
        <w:rPr>
          <w:lang w:val="es-ES"/>
          <w:rPrChange w:id="234" w:author="Gerard Talavera" w:date="2022-03-31T10:30:00Z">
            <w:rPr/>
          </w:rPrChange>
        </w:rPr>
        <w:instrText xml:space="preserve"> HYPERLINK "https://www.zotero.org/google-docs/?9Eyjvx" \h </w:instrText>
      </w:r>
      <w:r>
        <w:fldChar w:fldCharType="separate"/>
      </w:r>
      <w:r w:rsidR="00D0720A" w:rsidRPr="002C765A">
        <w:rPr>
          <w:lang w:val="es-ES"/>
          <w:rPrChange w:id="235" w:author="Gerard Talavera" w:date="2022-03-31T10:30:00Z">
            <w:rPr>
              <w:lang w:val="en-US"/>
            </w:rPr>
          </w:rPrChange>
        </w:rPr>
        <w:t xml:space="preserve">Huerta-Cepas J, Serra F, Bork P. 2016. </w:t>
      </w:r>
      <w:r w:rsidR="00D0720A" w:rsidRPr="00063550">
        <w:rPr>
          <w:lang w:val="en-US"/>
        </w:rPr>
        <w:t xml:space="preserve">ETE 3: Reconstruction, Analysis, and Visualization of Phylogenomic Data. </w:t>
      </w:r>
      <w:r>
        <w:rPr>
          <w:lang w:val="en-US"/>
        </w:rPr>
        <w:fldChar w:fldCharType="end"/>
      </w:r>
      <w:hyperlink r:id="rId270">
        <w:r w:rsidR="00D0720A" w:rsidRPr="00063550">
          <w:rPr>
            <w:i/>
            <w:lang w:val="en-US"/>
          </w:rPr>
          <w:t xml:space="preserve">Mol Biol Evol </w:t>
        </w:r>
      </w:hyperlink>
      <w:hyperlink r:id="rId271">
        <w:r w:rsidR="00D0720A" w:rsidRPr="00063550">
          <w:rPr>
            <w:b/>
            <w:lang w:val="en-US"/>
          </w:rPr>
          <w:t>33</w:t>
        </w:r>
      </w:hyperlink>
      <w:hyperlink r:id="rId272">
        <w:r w:rsidR="00D0720A" w:rsidRPr="00063550">
          <w:rPr>
            <w:lang w:val="en-US"/>
          </w:rPr>
          <w:t>: 1635–1638.</w:t>
        </w:r>
      </w:hyperlink>
    </w:p>
    <w:p w14:paraId="7F970F93"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73">
        <w:r w:rsidR="00D0720A" w:rsidRPr="00063550">
          <w:rPr>
            <w:lang w:val="en-US"/>
          </w:rPr>
          <w:t xml:space="preserve">Huerta-Cepas J, Szklarczyk D, Heller D, Hernández-Plaza A, Forslund SK, Cook H, Mende DR, Letunic I, Rattei T, Jensen LJ, et al. 2019. eggNOG 5.0: a hierarchical, functionally and phylogenetically annotated orthology resource based on 5090 organisms and 2502 viruses. </w:t>
        </w:r>
      </w:hyperlink>
      <w:hyperlink r:id="rId274">
        <w:r w:rsidR="00D0720A" w:rsidRPr="00063550">
          <w:rPr>
            <w:i/>
            <w:lang w:val="en-US"/>
          </w:rPr>
          <w:t xml:space="preserve">Nucleic Acids Res </w:t>
        </w:r>
      </w:hyperlink>
      <w:hyperlink r:id="rId275">
        <w:r w:rsidR="00D0720A" w:rsidRPr="00063550">
          <w:rPr>
            <w:b/>
            <w:lang w:val="en-US"/>
          </w:rPr>
          <w:t>47</w:t>
        </w:r>
      </w:hyperlink>
      <w:hyperlink r:id="rId276">
        <w:r w:rsidR="00D0720A" w:rsidRPr="00063550">
          <w:rPr>
            <w:lang w:val="en-US"/>
          </w:rPr>
          <w:t>: D309–D314.</w:t>
        </w:r>
      </w:hyperlink>
    </w:p>
    <w:p w14:paraId="613D64B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77">
        <w:r w:rsidR="00D0720A" w:rsidRPr="00063550">
          <w:rPr>
            <w:lang w:val="en-US"/>
          </w:rPr>
          <w:t xml:space="preserve">Jiggins CD, Mavarez J, Beltrán M, McMillan WO, Johnston JS, Bermingham E. 2005. A Genetic Linkage Map of the Mimetic Butterfly Heliconius melpomene. </w:t>
        </w:r>
      </w:hyperlink>
      <w:hyperlink r:id="rId278">
        <w:r w:rsidR="00D0720A" w:rsidRPr="00063550">
          <w:rPr>
            <w:i/>
            <w:lang w:val="en-US"/>
          </w:rPr>
          <w:t xml:space="preserve">Genetics </w:t>
        </w:r>
      </w:hyperlink>
      <w:hyperlink r:id="rId279">
        <w:r w:rsidR="00D0720A" w:rsidRPr="00063550">
          <w:rPr>
            <w:b/>
            <w:lang w:val="en-US"/>
          </w:rPr>
          <w:t>171</w:t>
        </w:r>
      </w:hyperlink>
      <w:hyperlink r:id="rId280">
        <w:r w:rsidR="00D0720A" w:rsidRPr="00063550">
          <w:rPr>
            <w:lang w:val="en-US"/>
          </w:rPr>
          <w:t>: 557–570.</w:t>
        </w:r>
      </w:hyperlink>
    </w:p>
    <w:p w14:paraId="0B4E03D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81">
        <w:r w:rsidR="00D0720A" w:rsidRPr="00063550">
          <w:rPr>
            <w:lang w:val="en-US"/>
          </w:rPr>
          <w:t xml:space="preserve">Jones P, Binns D, Chang H-Y, Fraser M, Li W, McAnulla C, McWilliam H, Maslen J, Mitchell A, Nuka G, et al. 2014. InterProScan 5: genome-scale protein function classification. </w:t>
        </w:r>
      </w:hyperlink>
      <w:hyperlink r:id="rId282">
        <w:r w:rsidR="00D0720A" w:rsidRPr="00063550">
          <w:rPr>
            <w:i/>
            <w:lang w:val="en-US"/>
          </w:rPr>
          <w:t xml:space="preserve">Bioinformatics </w:t>
        </w:r>
      </w:hyperlink>
      <w:hyperlink r:id="rId283">
        <w:r w:rsidR="00D0720A" w:rsidRPr="00063550">
          <w:rPr>
            <w:b/>
            <w:lang w:val="en-US"/>
          </w:rPr>
          <w:t>30</w:t>
        </w:r>
      </w:hyperlink>
      <w:hyperlink r:id="rId284">
        <w:r w:rsidR="00D0720A" w:rsidRPr="00063550">
          <w:rPr>
            <w:lang w:val="en-US"/>
          </w:rPr>
          <w:t>: 1236–1240.</w:t>
        </w:r>
      </w:hyperlink>
    </w:p>
    <w:p w14:paraId="4AF5575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85">
        <w:r w:rsidR="00D0720A" w:rsidRPr="00063550">
          <w:rPr>
            <w:lang w:val="en-US"/>
          </w:rPr>
          <w:t xml:space="preserve">Kang L, Chen X, Zhou Y, Liu B, Zheng W, Li R, Wang J, Yu J. 2004. The analysis of large-scale gene expression correlated to the phase changes of the migratory locust. </w:t>
        </w:r>
      </w:hyperlink>
      <w:hyperlink r:id="rId286">
        <w:r w:rsidR="00D0720A" w:rsidRPr="00063550">
          <w:rPr>
            <w:i/>
            <w:lang w:val="en-US"/>
          </w:rPr>
          <w:t xml:space="preserve">Proc Natl Acad Sci </w:t>
        </w:r>
      </w:hyperlink>
      <w:hyperlink r:id="rId287">
        <w:r w:rsidR="00D0720A" w:rsidRPr="00063550">
          <w:rPr>
            <w:b/>
            <w:lang w:val="en-US"/>
          </w:rPr>
          <w:t>101</w:t>
        </w:r>
      </w:hyperlink>
      <w:hyperlink r:id="rId288">
        <w:r w:rsidR="00D0720A" w:rsidRPr="00063550">
          <w:rPr>
            <w:lang w:val="en-US"/>
          </w:rPr>
          <w:t>: 17611–17615.</w:t>
        </w:r>
      </w:hyperlink>
    </w:p>
    <w:p w14:paraId="4125A75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89">
        <w:r w:rsidR="00D0720A" w:rsidRPr="00063550">
          <w:rPr>
            <w:lang w:val="en-US"/>
          </w:rPr>
          <w:t xml:space="preserve">Kawakami T, Mugal CF, Suh A, Nater A, Burri R, Smeds L, Ellegren H. 2017. Whole-genome patterns of linkage disequilibrium across flycatcher populations clarify the causes and consequences of fine-scale recombination rate variation in birds. </w:t>
        </w:r>
      </w:hyperlink>
      <w:hyperlink r:id="rId290">
        <w:r w:rsidR="00D0720A" w:rsidRPr="00063550">
          <w:rPr>
            <w:i/>
            <w:lang w:val="en-US"/>
          </w:rPr>
          <w:t xml:space="preserve">Mol Ecol </w:t>
        </w:r>
      </w:hyperlink>
      <w:hyperlink r:id="rId291">
        <w:r w:rsidR="00D0720A" w:rsidRPr="00063550">
          <w:rPr>
            <w:b/>
            <w:lang w:val="en-US"/>
          </w:rPr>
          <w:t>26</w:t>
        </w:r>
      </w:hyperlink>
      <w:hyperlink r:id="rId292">
        <w:r w:rsidR="00D0720A" w:rsidRPr="00063550">
          <w:rPr>
            <w:lang w:val="en-US"/>
          </w:rPr>
          <w:t>: 4158–4172.</w:t>
        </w:r>
      </w:hyperlink>
    </w:p>
    <w:p w14:paraId="5C906CB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93">
        <w:r w:rsidR="00D0720A" w:rsidRPr="00063550">
          <w:rPr>
            <w:lang w:val="en-US"/>
          </w:rPr>
          <w:t xml:space="preserve">Kawakami T, Smeds L, Backström N, Husby A, Qvarnström A, Mugal CF, Olason P, Ellegren H. 2014. A high-density linkage map enables a second-generation collared flycatcher genome assembly and reveals the patterns of avian recombination rate variation and chromosomal evolution. </w:t>
        </w:r>
      </w:hyperlink>
      <w:hyperlink r:id="rId294">
        <w:r w:rsidR="00D0720A" w:rsidRPr="00063550">
          <w:rPr>
            <w:i/>
            <w:lang w:val="en-US"/>
          </w:rPr>
          <w:t xml:space="preserve">Mol Ecol </w:t>
        </w:r>
      </w:hyperlink>
      <w:hyperlink r:id="rId295">
        <w:r w:rsidR="00D0720A" w:rsidRPr="00063550">
          <w:rPr>
            <w:b/>
            <w:lang w:val="en-US"/>
          </w:rPr>
          <w:t>23</w:t>
        </w:r>
      </w:hyperlink>
      <w:hyperlink r:id="rId296">
        <w:r w:rsidR="00D0720A" w:rsidRPr="00063550">
          <w:rPr>
            <w:lang w:val="en-US"/>
          </w:rPr>
          <w:t>: 4035–4058.</w:t>
        </w:r>
      </w:hyperlink>
    </w:p>
    <w:p w14:paraId="2BA6D131"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297">
        <w:r w:rsidR="00D0720A" w:rsidRPr="00063550">
          <w:rPr>
            <w:lang w:val="en-US"/>
          </w:rPr>
          <w:t xml:space="preserve">Kazazian HH. 2004. Mobile Elements: Drivers of Genome Evolution. </w:t>
        </w:r>
      </w:hyperlink>
      <w:hyperlink r:id="rId298">
        <w:r w:rsidR="00D0720A" w:rsidRPr="00063550">
          <w:rPr>
            <w:i/>
            <w:lang w:val="en-US"/>
          </w:rPr>
          <w:t xml:space="preserve">Science </w:t>
        </w:r>
      </w:hyperlink>
      <w:hyperlink r:id="rId299">
        <w:r w:rsidR="00D0720A" w:rsidRPr="00063550">
          <w:rPr>
            <w:b/>
            <w:lang w:val="en-US"/>
          </w:rPr>
          <w:t>303</w:t>
        </w:r>
      </w:hyperlink>
      <w:hyperlink r:id="rId300">
        <w:r w:rsidR="00D0720A" w:rsidRPr="00063550">
          <w:rPr>
            <w:lang w:val="en-US"/>
          </w:rPr>
          <w:t>: 1626–1632.</w:t>
        </w:r>
      </w:hyperlink>
    </w:p>
    <w:p w14:paraId="39B4073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01">
        <w:r w:rsidR="00D0720A" w:rsidRPr="00063550">
          <w:rPr>
            <w:lang w:val="en-US"/>
          </w:rPr>
          <w:t xml:space="preserve">Kent TV, Uzunović J, Wright SI. 2017. Coevolution between transposable elements and recombination. </w:t>
        </w:r>
      </w:hyperlink>
      <w:hyperlink r:id="rId302">
        <w:r w:rsidR="00D0720A" w:rsidRPr="00063550">
          <w:rPr>
            <w:i/>
            <w:lang w:val="en-US"/>
          </w:rPr>
          <w:t xml:space="preserve">Philos Trans R Soc B Biol Sci </w:t>
        </w:r>
      </w:hyperlink>
      <w:hyperlink r:id="rId303">
        <w:r w:rsidR="00D0720A" w:rsidRPr="00063550">
          <w:rPr>
            <w:b/>
            <w:lang w:val="en-US"/>
          </w:rPr>
          <w:t>372</w:t>
        </w:r>
      </w:hyperlink>
      <w:hyperlink r:id="rId304">
        <w:r w:rsidR="00D0720A" w:rsidRPr="00063550">
          <w:rPr>
            <w:lang w:val="en-US"/>
          </w:rPr>
          <w:t>: 20160458.</w:t>
        </w:r>
      </w:hyperlink>
    </w:p>
    <w:p w14:paraId="4A8493B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05">
        <w:r w:rsidR="00D0720A" w:rsidRPr="00063550">
          <w:rPr>
            <w:lang w:val="en-US"/>
          </w:rPr>
          <w:t xml:space="preserve">Kidwell MG, Lisch D. 1997. Transposable elements as sources of variation in animals and plants. </w:t>
        </w:r>
      </w:hyperlink>
      <w:hyperlink r:id="rId306">
        <w:r w:rsidR="00D0720A" w:rsidRPr="00063550">
          <w:rPr>
            <w:i/>
            <w:lang w:val="en-US"/>
          </w:rPr>
          <w:t xml:space="preserve">Proc Natl Acad Sci </w:t>
        </w:r>
      </w:hyperlink>
      <w:hyperlink r:id="rId307">
        <w:r w:rsidR="00D0720A" w:rsidRPr="00063550">
          <w:rPr>
            <w:b/>
            <w:lang w:val="en-US"/>
          </w:rPr>
          <w:t>94</w:t>
        </w:r>
      </w:hyperlink>
      <w:hyperlink r:id="rId308">
        <w:r w:rsidR="00D0720A" w:rsidRPr="00063550">
          <w:rPr>
            <w:lang w:val="en-US"/>
          </w:rPr>
          <w:t>: 7704–7711.</w:t>
        </w:r>
      </w:hyperlink>
    </w:p>
    <w:p w14:paraId="5B2437DC"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09">
        <w:r w:rsidR="00D0720A" w:rsidRPr="00063550">
          <w:rPr>
            <w:lang w:val="en-US"/>
          </w:rPr>
          <w:t xml:space="preserve">Kondrashov FA. 2012. Gene duplication as a mechanism of genomic adaptation to a changing environment. </w:t>
        </w:r>
      </w:hyperlink>
      <w:hyperlink r:id="rId310">
        <w:r w:rsidR="00D0720A" w:rsidRPr="00063550">
          <w:rPr>
            <w:i/>
            <w:lang w:val="en-US"/>
          </w:rPr>
          <w:t xml:space="preserve">Proc R Soc B Biol Sci </w:t>
        </w:r>
      </w:hyperlink>
      <w:hyperlink r:id="rId311">
        <w:r w:rsidR="00D0720A" w:rsidRPr="00063550">
          <w:rPr>
            <w:b/>
            <w:lang w:val="en-US"/>
          </w:rPr>
          <w:t>279</w:t>
        </w:r>
      </w:hyperlink>
      <w:hyperlink r:id="rId312">
        <w:r w:rsidR="00D0720A" w:rsidRPr="00063550">
          <w:rPr>
            <w:lang w:val="en-US"/>
          </w:rPr>
          <w:t>: 5048–5057.</w:t>
        </w:r>
      </w:hyperlink>
    </w:p>
    <w:p w14:paraId="177FE557"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13">
        <w:r w:rsidR="00D0720A" w:rsidRPr="00063550">
          <w:rPr>
            <w:lang w:val="en-US"/>
          </w:rPr>
          <w:t xml:space="preserve">Korf I. 2004. Gene finding in novel genomes. </w:t>
        </w:r>
      </w:hyperlink>
      <w:hyperlink r:id="rId314">
        <w:r w:rsidR="00D0720A" w:rsidRPr="00063550">
          <w:rPr>
            <w:i/>
            <w:lang w:val="en-US"/>
          </w:rPr>
          <w:t xml:space="preserve">BMC Bioinformatics </w:t>
        </w:r>
      </w:hyperlink>
      <w:hyperlink r:id="rId315">
        <w:r w:rsidR="00D0720A" w:rsidRPr="00063550">
          <w:rPr>
            <w:b/>
            <w:lang w:val="en-US"/>
          </w:rPr>
          <w:t>5</w:t>
        </w:r>
      </w:hyperlink>
      <w:hyperlink r:id="rId316">
        <w:r w:rsidR="00D0720A" w:rsidRPr="00063550">
          <w:rPr>
            <w:lang w:val="en-US"/>
          </w:rPr>
          <w:t>: 59.</w:t>
        </w:r>
      </w:hyperlink>
    </w:p>
    <w:p w14:paraId="208DFC1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17">
        <w:r w:rsidR="00D0720A" w:rsidRPr="00063550">
          <w:rPr>
            <w:lang w:val="en-US"/>
          </w:rPr>
          <w:t xml:space="preserve">Krzywinski M, Schein J, Birol İ, Connors J, Gascoyne R, Horsman D, Jones SJ, Marra MA. 2009. Circos: An information aesthetic for comparative genomics. </w:t>
        </w:r>
      </w:hyperlink>
      <w:hyperlink r:id="rId318">
        <w:r w:rsidR="00D0720A" w:rsidRPr="00063550">
          <w:rPr>
            <w:i/>
            <w:lang w:val="en-US"/>
          </w:rPr>
          <w:t xml:space="preserve">Genome Res </w:t>
        </w:r>
      </w:hyperlink>
      <w:hyperlink r:id="rId319">
        <w:r w:rsidR="00D0720A" w:rsidRPr="00063550">
          <w:rPr>
            <w:b/>
            <w:lang w:val="en-US"/>
          </w:rPr>
          <w:t>19</w:t>
        </w:r>
      </w:hyperlink>
      <w:hyperlink r:id="rId320">
        <w:r w:rsidR="00D0720A" w:rsidRPr="00063550">
          <w:rPr>
            <w:lang w:val="en-US"/>
          </w:rPr>
          <w:t>: 1639–1645.</w:t>
        </w:r>
      </w:hyperlink>
    </w:p>
    <w:p w14:paraId="020CF51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21">
        <w:r w:rsidR="00D0720A" w:rsidRPr="00063550">
          <w:rPr>
            <w:lang w:val="en-US"/>
          </w:rPr>
          <w:t xml:space="preserve">Landys MM, Piersma T, Guglielmo CG, Jukema J, Ramenofsky M, Wingfield JC. 2005. Metabolic profile of long-distance migratory flight and stopover in a shorebird. </w:t>
        </w:r>
      </w:hyperlink>
      <w:hyperlink r:id="rId322">
        <w:r w:rsidR="00D0720A" w:rsidRPr="00063550">
          <w:rPr>
            <w:i/>
            <w:lang w:val="en-US"/>
          </w:rPr>
          <w:t xml:space="preserve">Proc R Soc B Biol Sci </w:t>
        </w:r>
      </w:hyperlink>
      <w:hyperlink r:id="rId323">
        <w:r w:rsidR="00D0720A" w:rsidRPr="00063550">
          <w:rPr>
            <w:b/>
            <w:lang w:val="en-US"/>
          </w:rPr>
          <w:t>272</w:t>
        </w:r>
      </w:hyperlink>
      <w:hyperlink r:id="rId324">
        <w:r w:rsidR="00D0720A" w:rsidRPr="00063550">
          <w:rPr>
            <w:lang w:val="en-US"/>
          </w:rPr>
          <w:t>: 295–302.</w:t>
        </w:r>
      </w:hyperlink>
    </w:p>
    <w:p w14:paraId="462455E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25">
        <w:r w:rsidR="00D0720A" w:rsidRPr="00063550">
          <w:rPr>
            <w:lang w:val="en-US"/>
          </w:rPr>
          <w:t xml:space="preserve">Lewis JJ, Cicconardi F, Martin SH, Reed RD, Danko CG, Montgomery SH. 2021. The Dryas iulia Genome Supports Multiple Gains of a W Chromosome from a B Chromosome in Butterflies. </w:t>
        </w:r>
      </w:hyperlink>
      <w:hyperlink r:id="rId326">
        <w:r w:rsidR="00D0720A" w:rsidRPr="00063550">
          <w:rPr>
            <w:i/>
            <w:lang w:val="en-US"/>
          </w:rPr>
          <w:t xml:space="preserve">Genome Biol Evol </w:t>
        </w:r>
      </w:hyperlink>
      <w:hyperlink r:id="rId327">
        <w:r w:rsidR="00D0720A" w:rsidRPr="00063550">
          <w:rPr>
            <w:b/>
            <w:lang w:val="en-US"/>
          </w:rPr>
          <w:t>13</w:t>
        </w:r>
      </w:hyperlink>
      <w:hyperlink r:id="rId328">
        <w:r w:rsidR="00D0720A" w:rsidRPr="00063550">
          <w:rPr>
            <w:lang w:val="en-US"/>
          </w:rPr>
          <w:t>. https://doi.org/10.1093/gbe/evab128 (Accessed October 28, 2021).</w:t>
        </w:r>
      </w:hyperlink>
    </w:p>
    <w:p w14:paraId="7B00DFED"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29">
        <w:r w:rsidR="00D0720A" w:rsidRPr="00063550">
          <w:rPr>
            <w:lang w:val="en-US"/>
          </w:rPr>
          <w:t xml:space="preserve">Li F, Zhao X, Li M, He K, Huang C, Zhou Y, Li Z, Walters JR. 2019. Insect genomes: progress and challenges. </w:t>
        </w:r>
      </w:hyperlink>
      <w:hyperlink r:id="rId330">
        <w:r w:rsidR="00D0720A" w:rsidRPr="00063550">
          <w:rPr>
            <w:i/>
            <w:lang w:val="en-US"/>
          </w:rPr>
          <w:t xml:space="preserve">Insect Mol Biol </w:t>
        </w:r>
      </w:hyperlink>
      <w:hyperlink r:id="rId331">
        <w:r w:rsidR="00D0720A" w:rsidRPr="00063550">
          <w:rPr>
            <w:b/>
            <w:lang w:val="en-US"/>
          </w:rPr>
          <w:t>28</w:t>
        </w:r>
      </w:hyperlink>
      <w:hyperlink r:id="rId332">
        <w:r w:rsidR="00D0720A" w:rsidRPr="00063550">
          <w:rPr>
            <w:lang w:val="en-US"/>
          </w:rPr>
          <w:t>: 739–758.</w:t>
        </w:r>
      </w:hyperlink>
    </w:p>
    <w:p w14:paraId="6B9B89D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33">
        <w:r w:rsidR="00D0720A" w:rsidRPr="00063550">
          <w:rPr>
            <w:lang w:val="en-US"/>
          </w:rPr>
          <w:t>Li H. 2013. Aligning sequence reads, clone sequences and assembly contigs with BWA-MEM. https://arxiv.org/abs/1303.3997v2 (Accessed March 23, 2022).</w:t>
        </w:r>
      </w:hyperlink>
    </w:p>
    <w:p w14:paraId="4904225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34">
        <w:r w:rsidR="00D0720A" w:rsidRPr="00063550">
          <w:rPr>
            <w:lang w:val="en-US"/>
          </w:rPr>
          <w:t xml:space="preserve">Li H, Handsaker B, Wysoker A, Fennell T, Ruan J, Homer N, Marth G, Abecasis G, Durbin R, 1000 Genome Project Data Processing Subgroup. 2009. The Sequence Alignment/Map format and SAMtools. </w:t>
        </w:r>
      </w:hyperlink>
      <w:hyperlink r:id="rId335">
        <w:r w:rsidR="00D0720A" w:rsidRPr="00063550">
          <w:rPr>
            <w:i/>
            <w:lang w:val="en-US"/>
          </w:rPr>
          <w:t xml:space="preserve">Bioinforma Oxf Engl </w:t>
        </w:r>
      </w:hyperlink>
      <w:hyperlink r:id="rId336">
        <w:r w:rsidR="00D0720A" w:rsidRPr="00063550">
          <w:rPr>
            <w:b/>
            <w:lang w:val="en-US"/>
          </w:rPr>
          <w:t>25</w:t>
        </w:r>
      </w:hyperlink>
      <w:hyperlink r:id="rId337">
        <w:r w:rsidR="00D0720A" w:rsidRPr="00063550">
          <w:rPr>
            <w:lang w:val="en-US"/>
          </w:rPr>
          <w:t>: 2078–2079.</w:t>
        </w:r>
      </w:hyperlink>
    </w:p>
    <w:p w14:paraId="3EA5918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38">
        <w:r w:rsidR="00D0720A" w:rsidRPr="00063550">
          <w:rPr>
            <w:lang w:val="en-US"/>
          </w:rPr>
          <w:t xml:space="preserve">Li X, Fan D, Zhang W, Liu G, Zhang L, Zhao L, Fang X, Chen L, Dong Y, Chen Y, et al. 2015. Outbred genome sequencing and CRISPR/Cas9 gene editing in butterflies. </w:t>
        </w:r>
      </w:hyperlink>
      <w:hyperlink r:id="rId339">
        <w:r w:rsidR="00D0720A" w:rsidRPr="00063550">
          <w:rPr>
            <w:i/>
            <w:lang w:val="en-US"/>
          </w:rPr>
          <w:t xml:space="preserve">Nat Commun </w:t>
        </w:r>
      </w:hyperlink>
      <w:hyperlink r:id="rId340">
        <w:r w:rsidR="00D0720A" w:rsidRPr="00063550">
          <w:rPr>
            <w:b/>
            <w:lang w:val="en-US"/>
          </w:rPr>
          <w:t>6</w:t>
        </w:r>
      </w:hyperlink>
      <w:hyperlink r:id="rId341">
        <w:r w:rsidR="00D0720A" w:rsidRPr="00063550">
          <w:rPr>
            <w:lang w:val="en-US"/>
          </w:rPr>
          <w:t>: 8212.</w:t>
        </w:r>
      </w:hyperlink>
    </w:p>
    <w:p w14:paraId="70CDF8C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42">
        <w:r w:rsidR="00D0720A" w:rsidRPr="00063550">
          <w:rPr>
            <w:lang w:val="en-US"/>
          </w:rPr>
          <w:t xml:space="preserve">Librado P, Vieira FG, Rozas J. 2012. BadiRate: estimating family turnover rates by likelihood-based methods. </w:t>
        </w:r>
      </w:hyperlink>
      <w:hyperlink r:id="rId343">
        <w:r w:rsidR="00D0720A" w:rsidRPr="00063550">
          <w:rPr>
            <w:i/>
            <w:lang w:val="en-US"/>
          </w:rPr>
          <w:t xml:space="preserve">Bioinformatics </w:t>
        </w:r>
      </w:hyperlink>
      <w:hyperlink r:id="rId344">
        <w:r w:rsidR="00D0720A" w:rsidRPr="00063550">
          <w:rPr>
            <w:b/>
            <w:lang w:val="en-US"/>
          </w:rPr>
          <w:t>28</w:t>
        </w:r>
      </w:hyperlink>
      <w:hyperlink r:id="rId345">
        <w:r w:rsidR="00D0720A" w:rsidRPr="00063550">
          <w:rPr>
            <w:lang w:val="en-US"/>
          </w:rPr>
          <w:t>: 279–281.</w:t>
        </w:r>
      </w:hyperlink>
    </w:p>
    <w:p w14:paraId="28CD1434"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46">
        <w:r w:rsidR="00D0720A" w:rsidRPr="00063550">
          <w:rPr>
            <w:lang w:val="en-US"/>
          </w:rPr>
          <w:t xml:space="preserve">Lipinski KJ, Farslow JC, Fitzpatrick KA, Lynch M, Katju V, Bergthorsson U. 2011. High Spontaneous Rate of Gene Duplication in Caenorhabditis elegans. </w:t>
        </w:r>
      </w:hyperlink>
      <w:hyperlink r:id="rId347">
        <w:r w:rsidR="00D0720A" w:rsidRPr="00063550">
          <w:rPr>
            <w:i/>
            <w:lang w:val="en-US"/>
          </w:rPr>
          <w:t xml:space="preserve">Curr Biol CB </w:t>
        </w:r>
      </w:hyperlink>
      <w:hyperlink r:id="rId348">
        <w:r w:rsidR="00D0720A" w:rsidRPr="00063550">
          <w:rPr>
            <w:b/>
            <w:lang w:val="en-US"/>
          </w:rPr>
          <w:t>21</w:t>
        </w:r>
      </w:hyperlink>
      <w:hyperlink r:id="rId349">
        <w:r w:rsidR="00D0720A" w:rsidRPr="00063550">
          <w:rPr>
            <w:lang w:val="en-US"/>
          </w:rPr>
          <w:t>: 306–310.</w:t>
        </w:r>
      </w:hyperlink>
    </w:p>
    <w:p w14:paraId="5E8CCDC1"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50">
        <w:r w:rsidR="00D0720A" w:rsidRPr="00063550">
          <w:rPr>
            <w:lang w:val="en-US"/>
          </w:rPr>
          <w:t xml:space="preserve">Loehlin DW, Carroll SB. 2016. Expression of tandem gene duplicates is often greater than twofold. </w:t>
        </w:r>
      </w:hyperlink>
      <w:hyperlink r:id="rId351">
        <w:r w:rsidR="00D0720A" w:rsidRPr="00063550">
          <w:rPr>
            <w:i/>
            <w:lang w:val="en-US"/>
          </w:rPr>
          <w:t xml:space="preserve">Proc Natl Acad Sci </w:t>
        </w:r>
      </w:hyperlink>
      <w:hyperlink r:id="rId352">
        <w:r w:rsidR="00D0720A" w:rsidRPr="00063550">
          <w:rPr>
            <w:b/>
            <w:lang w:val="en-US"/>
          </w:rPr>
          <w:t>113</w:t>
        </w:r>
      </w:hyperlink>
      <w:hyperlink r:id="rId353">
        <w:r w:rsidR="00D0720A" w:rsidRPr="00063550">
          <w:rPr>
            <w:lang w:val="en-US"/>
          </w:rPr>
          <w:t>: 5988–5992.</w:t>
        </w:r>
      </w:hyperlink>
    </w:p>
    <w:p w14:paraId="5ABE4E2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54">
        <w:r w:rsidR="00D0720A" w:rsidRPr="00063550">
          <w:rPr>
            <w:lang w:val="en-US"/>
          </w:rPr>
          <w:t xml:space="preserve">Lukhtanov V. 2015. The blue butterfly Polyommatus (Plebicula) atlanticus (Lepidoptera, Lycaenidae) holds the record of the highest number of chromosomes in the non-polyploid eukaryotic organisms. </w:t>
        </w:r>
      </w:hyperlink>
      <w:hyperlink r:id="rId355">
        <w:r w:rsidR="00D0720A" w:rsidRPr="00063550">
          <w:rPr>
            <w:i/>
            <w:lang w:val="en-US"/>
          </w:rPr>
          <w:t xml:space="preserve">Comp Cytogenet </w:t>
        </w:r>
      </w:hyperlink>
      <w:hyperlink r:id="rId356">
        <w:r w:rsidR="00D0720A" w:rsidRPr="00063550">
          <w:rPr>
            <w:b/>
            <w:lang w:val="en-US"/>
          </w:rPr>
          <w:t>9</w:t>
        </w:r>
      </w:hyperlink>
      <w:hyperlink r:id="rId357">
        <w:r w:rsidR="00D0720A" w:rsidRPr="00063550">
          <w:rPr>
            <w:lang w:val="en-US"/>
          </w:rPr>
          <w:t>: 683–690.</w:t>
        </w:r>
      </w:hyperlink>
    </w:p>
    <w:p w14:paraId="51C96E0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58">
        <w:r w:rsidR="00D0720A" w:rsidRPr="00063550">
          <w:rPr>
            <w:lang w:val="en-US"/>
          </w:rPr>
          <w:t xml:space="preserve">Luque T, Okano K, O’Reilly DR. 2002. Characterization of a novel silkworm (Bombyx mori) phenol UDP-glucosyltransferase. </w:t>
        </w:r>
      </w:hyperlink>
      <w:hyperlink r:id="rId359">
        <w:r w:rsidR="00D0720A" w:rsidRPr="00063550">
          <w:rPr>
            <w:i/>
            <w:lang w:val="en-US"/>
          </w:rPr>
          <w:t xml:space="preserve">Eur J Biochem </w:t>
        </w:r>
      </w:hyperlink>
      <w:hyperlink r:id="rId360">
        <w:r w:rsidR="00D0720A" w:rsidRPr="00063550">
          <w:rPr>
            <w:b/>
            <w:lang w:val="en-US"/>
          </w:rPr>
          <w:t>269</w:t>
        </w:r>
      </w:hyperlink>
      <w:hyperlink r:id="rId361">
        <w:r w:rsidR="00D0720A" w:rsidRPr="00063550">
          <w:rPr>
            <w:lang w:val="en-US"/>
          </w:rPr>
          <w:t>: 819–825.</w:t>
        </w:r>
      </w:hyperlink>
    </w:p>
    <w:p w14:paraId="3790164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62">
        <w:r w:rsidR="00D0720A" w:rsidRPr="00063550">
          <w:rPr>
            <w:lang w:val="en-US"/>
          </w:rPr>
          <w:t xml:space="preserve">Manni M, Berkeley MR, Seppey M, Simão FA, Zdobnov EM. 2021. BUSCO Update: Novel and Streamlined Workflows along with Broader and Deeper Phylogenetic Coverage for Scoring of Eukaryotic, Prokaryotic, and Viral Genomes ed. J. Kelley. </w:t>
        </w:r>
      </w:hyperlink>
      <w:hyperlink r:id="rId363">
        <w:r w:rsidR="00D0720A" w:rsidRPr="00063550">
          <w:rPr>
            <w:i/>
            <w:lang w:val="en-US"/>
          </w:rPr>
          <w:t xml:space="preserve">Mol Biol Evol </w:t>
        </w:r>
      </w:hyperlink>
      <w:hyperlink r:id="rId364">
        <w:r w:rsidR="00D0720A" w:rsidRPr="00063550">
          <w:rPr>
            <w:b/>
            <w:lang w:val="en-US"/>
          </w:rPr>
          <w:t>38</w:t>
        </w:r>
      </w:hyperlink>
      <w:hyperlink r:id="rId365">
        <w:r w:rsidR="00D0720A" w:rsidRPr="00063550">
          <w:rPr>
            <w:lang w:val="en-US"/>
          </w:rPr>
          <w:t>: 4647–4654.</w:t>
        </w:r>
      </w:hyperlink>
    </w:p>
    <w:p w14:paraId="2DB2AF87"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66">
        <w:r w:rsidR="00D0720A" w:rsidRPr="00063550">
          <w:rPr>
            <w:lang w:val="en-US"/>
          </w:rPr>
          <w:t xml:space="preserve">Martin SH, Davey JW, Salazar C, Jiggins CD. 2019. Recombination rate variation shapes barriers to introgression across butterfly genomes ed. L. Moyle. </w:t>
        </w:r>
      </w:hyperlink>
      <w:hyperlink r:id="rId367">
        <w:r w:rsidR="00D0720A" w:rsidRPr="00063550">
          <w:rPr>
            <w:i/>
            <w:lang w:val="en-US"/>
          </w:rPr>
          <w:t xml:space="preserve">PLOS Biol </w:t>
        </w:r>
      </w:hyperlink>
      <w:hyperlink r:id="rId368">
        <w:r w:rsidR="00D0720A" w:rsidRPr="00063550">
          <w:rPr>
            <w:b/>
            <w:lang w:val="en-US"/>
          </w:rPr>
          <w:t>17</w:t>
        </w:r>
      </w:hyperlink>
      <w:hyperlink r:id="rId369">
        <w:r w:rsidR="00D0720A" w:rsidRPr="00063550">
          <w:rPr>
            <w:lang w:val="en-US"/>
          </w:rPr>
          <w:t>: e2006288.</w:t>
        </w:r>
      </w:hyperlink>
    </w:p>
    <w:p w14:paraId="3B04A7C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70">
        <w:r w:rsidR="00D0720A" w:rsidRPr="00063550">
          <w:rPr>
            <w:lang w:val="en-US"/>
          </w:rPr>
          <w:t xml:space="preserve">McClintock B. 1956. Controlling Elements and the Gene. </w:t>
        </w:r>
      </w:hyperlink>
      <w:hyperlink r:id="rId371">
        <w:r w:rsidR="00D0720A" w:rsidRPr="00063550">
          <w:rPr>
            <w:i/>
            <w:lang w:val="en-US"/>
          </w:rPr>
          <w:t xml:space="preserve">Cold Spring Harb Symp Quant Biol </w:t>
        </w:r>
      </w:hyperlink>
      <w:hyperlink r:id="rId372">
        <w:r w:rsidR="00D0720A" w:rsidRPr="00063550">
          <w:rPr>
            <w:b/>
            <w:lang w:val="en-US"/>
          </w:rPr>
          <w:t>21</w:t>
        </w:r>
      </w:hyperlink>
      <w:hyperlink r:id="rId373">
        <w:r w:rsidR="00D0720A" w:rsidRPr="00063550">
          <w:rPr>
            <w:lang w:val="en-US"/>
          </w:rPr>
          <w:t>: 197–216.</w:t>
        </w:r>
      </w:hyperlink>
    </w:p>
    <w:p w14:paraId="3CA67AE7"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74">
        <w:r w:rsidR="00D0720A" w:rsidRPr="00063550">
          <w:rPr>
            <w:lang w:val="en-US"/>
          </w:rPr>
          <w:t xml:space="preserve">Merlin C, Liedvogel M. 2019. The genetics and epigenetics of animal migration and orientation: birds, butterflies and beyond. </w:t>
        </w:r>
      </w:hyperlink>
      <w:hyperlink r:id="rId375">
        <w:r w:rsidR="00D0720A" w:rsidRPr="00063550">
          <w:rPr>
            <w:i/>
            <w:lang w:val="en-US"/>
          </w:rPr>
          <w:t xml:space="preserve">J Exp Biol </w:t>
        </w:r>
      </w:hyperlink>
      <w:hyperlink r:id="rId376">
        <w:r w:rsidR="00D0720A" w:rsidRPr="00063550">
          <w:rPr>
            <w:b/>
            <w:lang w:val="en-US"/>
          </w:rPr>
          <w:t>222</w:t>
        </w:r>
      </w:hyperlink>
      <w:hyperlink r:id="rId377">
        <w:r w:rsidR="00D0720A" w:rsidRPr="00063550">
          <w:rPr>
            <w:lang w:val="en-US"/>
          </w:rPr>
          <w:t>.</w:t>
        </w:r>
      </w:hyperlink>
    </w:p>
    <w:p w14:paraId="59C5CD6D"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78">
        <w:r w:rsidR="00D0720A" w:rsidRPr="00063550">
          <w:rPr>
            <w:lang w:val="en-US"/>
          </w:rPr>
          <w:t xml:space="preserve">Mita K, Kasahara M, Sasaki S, Nagayasu Y, Yamada T, Kanamori H, Namiki N, Kitagawa M, Yamashita H, Yasukochi Y, et al. 2004. The Genome Sequence of Silkworm, Bombyx mori. </w:t>
        </w:r>
      </w:hyperlink>
      <w:hyperlink r:id="rId379">
        <w:r w:rsidR="00D0720A" w:rsidRPr="00063550">
          <w:rPr>
            <w:i/>
            <w:lang w:val="en-US"/>
          </w:rPr>
          <w:t xml:space="preserve">DNA Res </w:t>
        </w:r>
      </w:hyperlink>
      <w:hyperlink r:id="rId380">
        <w:r w:rsidR="00D0720A" w:rsidRPr="00063550">
          <w:rPr>
            <w:b/>
            <w:lang w:val="en-US"/>
          </w:rPr>
          <w:t>11</w:t>
        </w:r>
      </w:hyperlink>
      <w:hyperlink r:id="rId381">
        <w:r w:rsidR="00D0720A" w:rsidRPr="00063550">
          <w:rPr>
            <w:lang w:val="en-US"/>
          </w:rPr>
          <w:t>: 27–35.</w:t>
        </w:r>
      </w:hyperlink>
    </w:p>
    <w:p w14:paraId="1466C2D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82">
        <w:r w:rsidR="00D0720A" w:rsidRPr="00063550">
          <w:rPr>
            <w:lang w:val="en-US"/>
          </w:rPr>
          <w:t xml:space="preserve">Murata M, Tojo S. 2013. Utilization of lipid for flight and reproduction in Spodoptera litura (Lepidoptera: Noctuidae). </w:t>
        </w:r>
      </w:hyperlink>
      <w:hyperlink r:id="rId383">
        <w:r w:rsidR="00D0720A" w:rsidRPr="00063550">
          <w:rPr>
            <w:i/>
            <w:lang w:val="en-US"/>
          </w:rPr>
          <w:t xml:space="preserve">EJE </w:t>
        </w:r>
      </w:hyperlink>
      <w:hyperlink r:id="rId384">
        <w:r w:rsidR="00D0720A" w:rsidRPr="00063550">
          <w:rPr>
            <w:b/>
            <w:lang w:val="en-US"/>
          </w:rPr>
          <w:t>99</w:t>
        </w:r>
      </w:hyperlink>
      <w:hyperlink r:id="rId385">
        <w:r w:rsidR="00D0720A" w:rsidRPr="00063550">
          <w:rPr>
            <w:lang w:val="en-US"/>
          </w:rPr>
          <w:t>: 221–224.</w:t>
        </w:r>
      </w:hyperlink>
    </w:p>
    <w:p w14:paraId="454C74D6"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86">
        <w:r w:rsidR="00D0720A" w:rsidRPr="00063550">
          <w:rPr>
            <w:lang w:val="en-US"/>
          </w:rPr>
          <w:t xml:space="preserve">Nagare M, Ayachit M, Agnihotri A, Schwab W, Joshi R. 2021. Glycosyltransferases: the multifaceted enzymatic regulator in insects. </w:t>
        </w:r>
      </w:hyperlink>
      <w:hyperlink r:id="rId387">
        <w:r w:rsidR="00D0720A" w:rsidRPr="00063550">
          <w:rPr>
            <w:i/>
            <w:lang w:val="en-US"/>
          </w:rPr>
          <w:t xml:space="preserve">Insect Mol Biol </w:t>
        </w:r>
      </w:hyperlink>
      <w:hyperlink r:id="rId388">
        <w:r w:rsidR="00D0720A" w:rsidRPr="00063550">
          <w:rPr>
            <w:b/>
            <w:lang w:val="en-US"/>
          </w:rPr>
          <w:t>30</w:t>
        </w:r>
      </w:hyperlink>
      <w:hyperlink r:id="rId389">
        <w:r w:rsidR="00D0720A" w:rsidRPr="00063550">
          <w:rPr>
            <w:lang w:val="en-US"/>
          </w:rPr>
          <w:t>: 123–137.</w:t>
        </w:r>
      </w:hyperlink>
    </w:p>
    <w:p w14:paraId="212B1654" w14:textId="77777777" w:rsidR="00664B76" w:rsidRPr="002C765A" w:rsidRDefault="002C765A">
      <w:pPr>
        <w:widowControl w:val="0"/>
        <w:pBdr>
          <w:top w:val="nil"/>
          <w:left w:val="nil"/>
          <w:bottom w:val="nil"/>
          <w:right w:val="nil"/>
          <w:between w:val="nil"/>
        </w:pBdr>
        <w:spacing w:line="240" w:lineRule="auto"/>
        <w:ind w:left="720" w:hanging="720"/>
        <w:rPr>
          <w:lang w:val="es-ES"/>
          <w:rPrChange w:id="236" w:author="Gerard Talavera" w:date="2022-03-31T10:30:00Z">
            <w:rPr>
              <w:lang w:val="en-US"/>
            </w:rPr>
          </w:rPrChange>
        </w:rPr>
      </w:pPr>
      <w:hyperlink r:id="rId390">
        <w:r w:rsidR="00D0720A" w:rsidRPr="00063550">
          <w:rPr>
            <w:lang w:val="en-US"/>
          </w:rPr>
          <w:t xml:space="preserve">Nylin S, Slove J, Janz N. 2014. HOST PLANT UTILIZATION, HOST RANGE OSCILLATIONS AND DIVERSIFICATION IN NYMPHALID BUTTERFLIES: A PHYLOGENETIC INVESTIGATION: HOST RANGE OSCILLATIONS IN BUTTERFLIES. </w:t>
        </w:r>
      </w:hyperlink>
      <w:r>
        <w:fldChar w:fldCharType="begin"/>
      </w:r>
      <w:r>
        <w:instrText xml:space="preserve"> HYPERLINK "https://www.zotero.org/google-docs/?9Eyjvx" \h </w:instrText>
      </w:r>
      <w:r>
        <w:fldChar w:fldCharType="separate"/>
      </w:r>
      <w:r w:rsidR="00D0720A" w:rsidRPr="002C765A">
        <w:rPr>
          <w:i/>
          <w:lang w:val="es-ES"/>
          <w:rPrChange w:id="237" w:author="Gerard Talavera" w:date="2022-03-31T10:30:00Z">
            <w:rPr>
              <w:i/>
              <w:lang w:val="en-US"/>
            </w:rPr>
          </w:rPrChange>
        </w:rPr>
        <w:t xml:space="preserve">Evolution </w:t>
      </w:r>
      <w:r>
        <w:rPr>
          <w:i/>
          <w:lang w:val="en-US"/>
        </w:rPr>
        <w:fldChar w:fldCharType="end"/>
      </w:r>
      <w:r>
        <w:fldChar w:fldCharType="begin"/>
      </w:r>
      <w:r w:rsidRPr="002C765A">
        <w:rPr>
          <w:lang w:val="es-ES"/>
          <w:rPrChange w:id="238" w:author="Gerard Talavera" w:date="2022-03-31T10:30:00Z">
            <w:rPr/>
          </w:rPrChange>
        </w:rPr>
        <w:instrText xml:space="preserve"> HYPERLINK "https://www.zotero.org/google-docs/?9Eyjvx" \h </w:instrText>
      </w:r>
      <w:r>
        <w:fldChar w:fldCharType="separate"/>
      </w:r>
      <w:r w:rsidR="00D0720A" w:rsidRPr="002C765A">
        <w:rPr>
          <w:b/>
          <w:lang w:val="es-ES"/>
          <w:rPrChange w:id="239" w:author="Gerard Talavera" w:date="2022-03-31T10:30:00Z">
            <w:rPr>
              <w:b/>
              <w:lang w:val="en-US"/>
            </w:rPr>
          </w:rPrChange>
        </w:rPr>
        <w:t>68</w:t>
      </w:r>
      <w:r>
        <w:rPr>
          <w:b/>
          <w:lang w:val="en-US"/>
        </w:rPr>
        <w:fldChar w:fldCharType="end"/>
      </w:r>
      <w:r>
        <w:fldChar w:fldCharType="begin"/>
      </w:r>
      <w:r w:rsidRPr="002C765A">
        <w:rPr>
          <w:lang w:val="es-ES"/>
          <w:rPrChange w:id="240" w:author="Gerard Talavera" w:date="2022-03-31T10:30:00Z">
            <w:rPr/>
          </w:rPrChange>
        </w:rPr>
        <w:instrText xml:space="preserve"> HYPERLINK "https://www.zotero.org/google-docs/?9Eyjvx" \h </w:instrText>
      </w:r>
      <w:r>
        <w:fldChar w:fldCharType="separate"/>
      </w:r>
      <w:r w:rsidR="00D0720A" w:rsidRPr="002C765A">
        <w:rPr>
          <w:lang w:val="es-ES"/>
          <w:rPrChange w:id="241" w:author="Gerard Talavera" w:date="2022-03-31T10:30:00Z">
            <w:rPr>
              <w:lang w:val="en-US"/>
            </w:rPr>
          </w:rPrChange>
        </w:rPr>
        <w:t>: 105–124.</w:t>
      </w:r>
      <w:r>
        <w:rPr>
          <w:lang w:val="en-US"/>
        </w:rPr>
        <w:fldChar w:fldCharType="end"/>
      </w:r>
    </w:p>
    <w:p w14:paraId="0D044D2A" w14:textId="77777777" w:rsidR="00664B76" w:rsidRPr="00063550" w:rsidRDefault="002C765A">
      <w:pPr>
        <w:widowControl w:val="0"/>
        <w:pBdr>
          <w:top w:val="nil"/>
          <w:left w:val="nil"/>
          <w:bottom w:val="nil"/>
          <w:right w:val="nil"/>
          <w:between w:val="nil"/>
        </w:pBdr>
        <w:spacing w:line="240" w:lineRule="auto"/>
        <w:ind w:left="720" w:hanging="720"/>
        <w:rPr>
          <w:lang w:val="en-US"/>
        </w:rPr>
      </w:pPr>
      <w:r>
        <w:fldChar w:fldCharType="begin"/>
      </w:r>
      <w:r w:rsidRPr="002C765A">
        <w:rPr>
          <w:lang w:val="es-ES"/>
          <w:rPrChange w:id="242" w:author="Gerard Talavera" w:date="2022-03-31T10:30:00Z">
            <w:rPr/>
          </w:rPrChange>
        </w:rPr>
        <w:instrText xml:space="preserve"> HYPERLINK "https://www.zotero.org/google-docs/?9Eyjvx" \h </w:instrText>
      </w:r>
      <w:r>
        <w:fldChar w:fldCharType="separate"/>
      </w:r>
      <w:r w:rsidR="00D0720A" w:rsidRPr="002C765A">
        <w:rPr>
          <w:lang w:val="es-ES"/>
          <w:rPrChange w:id="243" w:author="Gerard Talavera" w:date="2022-03-31T10:30:00Z">
            <w:rPr>
              <w:lang w:val="en-US"/>
            </w:rPr>
          </w:rPrChange>
        </w:rPr>
        <w:t xml:space="preserve">Ojeda-López J, Marczuk-Rojas JP, Polushkina OA, Purucker D, Salinas M, Carretero-Paulet L. 2020. </w:t>
      </w:r>
      <w:r w:rsidR="00D0720A" w:rsidRPr="00063550">
        <w:rPr>
          <w:lang w:val="en-US"/>
        </w:rPr>
        <w:t xml:space="preserve">Evolutionary analysis of the Moringa oleifera genome reveals a recent burst of plastid to nucleus gene duplications. </w:t>
      </w:r>
      <w:r>
        <w:rPr>
          <w:lang w:val="en-US"/>
        </w:rPr>
        <w:fldChar w:fldCharType="end"/>
      </w:r>
      <w:hyperlink r:id="rId391">
        <w:r w:rsidR="00D0720A" w:rsidRPr="00063550">
          <w:rPr>
            <w:i/>
            <w:lang w:val="en-US"/>
          </w:rPr>
          <w:t xml:space="preserve">Sci Rep </w:t>
        </w:r>
      </w:hyperlink>
      <w:hyperlink r:id="rId392">
        <w:r w:rsidR="00D0720A" w:rsidRPr="00063550">
          <w:rPr>
            <w:b/>
            <w:lang w:val="en-US"/>
          </w:rPr>
          <w:t>10</w:t>
        </w:r>
      </w:hyperlink>
      <w:hyperlink r:id="rId393">
        <w:r w:rsidR="00D0720A" w:rsidRPr="00063550">
          <w:rPr>
            <w:lang w:val="en-US"/>
          </w:rPr>
          <w:t>: 17646.</w:t>
        </w:r>
      </w:hyperlink>
    </w:p>
    <w:p w14:paraId="79110405"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94">
        <w:r w:rsidR="00D0720A" w:rsidRPr="00063550">
          <w:rPr>
            <w:lang w:val="en-US"/>
          </w:rPr>
          <w:t xml:space="preserve">Okonechnikov K, Conesa A, García-Alcalde F. 2015. Qualimap 2: advanced multi-sample quality control for high-throughput sequencing data. </w:t>
        </w:r>
      </w:hyperlink>
      <w:hyperlink r:id="rId395">
        <w:r w:rsidR="00D0720A" w:rsidRPr="00063550">
          <w:rPr>
            <w:i/>
            <w:lang w:val="en-US"/>
          </w:rPr>
          <w:t>Bioinformatics</w:t>
        </w:r>
      </w:hyperlink>
      <w:hyperlink r:id="rId396">
        <w:r w:rsidR="00D0720A" w:rsidRPr="00063550">
          <w:rPr>
            <w:lang w:val="en-US"/>
          </w:rPr>
          <w:t xml:space="preserve"> btv566.</w:t>
        </w:r>
      </w:hyperlink>
    </w:p>
    <w:p w14:paraId="1CD423C3"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397">
        <w:r w:rsidR="00D0720A" w:rsidRPr="00063550">
          <w:rPr>
            <w:lang w:val="en-US"/>
          </w:rPr>
          <w:t xml:space="preserve">Peñalba JV, Wolf JBW. 2020. From molecules to populations: appreciating and estimating recombination rate variation. </w:t>
        </w:r>
      </w:hyperlink>
      <w:hyperlink r:id="rId398">
        <w:r w:rsidR="00D0720A" w:rsidRPr="00063550">
          <w:rPr>
            <w:i/>
            <w:lang w:val="en-US"/>
          </w:rPr>
          <w:t xml:space="preserve">Nat Rev Genet </w:t>
        </w:r>
      </w:hyperlink>
      <w:hyperlink r:id="rId399">
        <w:r w:rsidR="00D0720A" w:rsidRPr="00063550">
          <w:rPr>
            <w:b/>
            <w:lang w:val="en-US"/>
          </w:rPr>
          <w:t>21</w:t>
        </w:r>
      </w:hyperlink>
      <w:hyperlink r:id="rId400">
        <w:r w:rsidR="00D0720A" w:rsidRPr="00063550">
          <w:rPr>
            <w:lang w:val="en-US"/>
          </w:rPr>
          <w:t>: 476–492.</w:t>
        </w:r>
      </w:hyperlink>
    </w:p>
    <w:p w14:paraId="116CB1B4"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01">
        <w:r w:rsidR="00D0720A" w:rsidRPr="00063550">
          <w:rPr>
            <w:lang w:val="en-US"/>
          </w:rPr>
          <w:t xml:space="preserve">Podsiadlowski L, Tunström K, Espeland M, Wheat CW. 2021. The Genome Assembly and Annotation of the Apollo Butterfly Parnassius apollo, a Flagship Species for Conservation Biology. </w:t>
        </w:r>
      </w:hyperlink>
      <w:hyperlink r:id="rId402">
        <w:r w:rsidR="00D0720A" w:rsidRPr="00063550">
          <w:rPr>
            <w:i/>
            <w:lang w:val="en-US"/>
          </w:rPr>
          <w:t xml:space="preserve">Genome Biol Evol </w:t>
        </w:r>
      </w:hyperlink>
      <w:hyperlink r:id="rId403">
        <w:r w:rsidR="00D0720A" w:rsidRPr="00063550">
          <w:rPr>
            <w:b/>
            <w:lang w:val="en-US"/>
          </w:rPr>
          <w:t>13</w:t>
        </w:r>
      </w:hyperlink>
      <w:hyperlink r:id="rId404">
        <w:r w:rsidR="00D0720A" w:rsidRPr="00063550">
          <w:rPr>
            <w:lang w:val="en-US"/>
          </w:rPr>
          <w:t>: evab122.</w:t>
        </w:r>
      </w:hyperlink>
    </w:p>
    <w:p w14:paraId="11EA1345"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05">
        <w:r w:rsidR="00D0720A" w:rsidRPr="00063550">
          <w:rPr>
            <w:lang w:val="en-US"/>
          </w:rPr>
          <w:t xml:space="preserve">Quinlan AR, Hall IM. 2010. BEDTools: a flexible suite of utilities for comparing genomic </w:t>
        </w:r>
        <w:r w:rsidR="00D0720A" w:rsidRPr="00063550">
          <w:rPr>
            <w:lang w:val="en-US"/>
          </w:rPr>
          <w:lastRenderedPageBreak/>
          <w:t xml:space="preserve">features. </w:t>
        </w:r>
      </w:hyperlink>
      <w:hyperlink r:id="rId406">
        <w:r w:rsidR="00D0720A" w:rsidRPr="00063550">
          <w:rPr>
            <w:i/>
            <w:lang w:val="en-US"/>
          </w:rPr>
          <w:t xml:space="preserve">Bioinformatics </w:t>
        </w:r>
      </w:hyperlink>
      <w:hyperlink r:id="rId407">
        <w:r w:rsidR="00D0720A" w:rsidRPr="00063550">
          <w:rPr>
            <w:b/>
            <w:lang w:val="en-US"/>
          </w:rPr>
          <w:t>26</w:t>
        </w:r>
      </w:hyperlink>
      <w:hyperlink r:id="rId408">
        <w:r w:rsidR="00D0720A" w:rsidRPr="00063550">
          <w:rPr>
            <w:lang w:val="en-US"/>
          </w:rPr>
          <w:t>: 841–842.</w:t>
        </w:r>
      </w:hyperlink>
    </w:p>
    <w:p w14:paraId="5BF1FF7A"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09">
        <w:r w:rsidR="00D0720A" w:rsidRPr="00063550">
          <w:rPr>
            <w:lang w:val="en-US"/>
          </w:rPr>
          <w:t xml:space="preserve">R Core Team (2021). R: A language and environment for statistical computing. </w:t>
        </w:r>
      </w:hyperlink>
      <w:hyperlink r:id="rId410">
        <w:r w:rsidR="00D0720A" w:rsidRPr="00063550">
          <w:rPr>
            <w:i/>
            <w:lang w:val="en-US"/>
          </w:rPr>
          <w:t>R Found Stat Comput Vienna Austria</w:t>
        </w:r>
      </w:hyperlink>
      <w:hyperlink r:id="rId411">
        <w:r w:rsidR="00D0720A" w:rsidRPr="00063550">
          <w:rPr>
            <w:lang w:val="en-US"/>
          </w:rPr>
          <w:t>. http://www.r-project.org/index.html (Accessed March 23, 2022).</w:t>
        </w:r>
      </w:hyperlink>
    </w:p>
    <w:p w14:paraId="6DE2DB1C"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12">
        <w:r w:rsidR="00D0720A" w:rsidRPr="00063550">
          <w:rPr>
            <w:lang w:val="en-US"/>
          </w:rPr>
          <w:t xml:space="preserve">Rastas P. 2017. Lep-MAP3: robust linkage mapping even for low-coverage whole genome sequencing data ed. B. Berger. </w:t>
        </w:r>
      </w:hyperlink>
      <w:hyperlink r:id="rId413">
        <w:r w:rsidR="00D0720A" w:rsidRPr="00063550">
          <w:rPr>
            <w:i/>
            <w:lang w:val="en-US"/>
          </w:rPr>
          <w:t xml:space="preserve">Bioinformatics </w:t>
        </w:r>
      </w:hyperlink>
      <w:hyperlink r:id="rId414">
        <w:r w:rsidR="00D0720A" w:rsidRPr="00063550">
          <w:rPr>
            <w:b/>
            <w:lang w:val="en-US"/>
          </w:rPr>
          <w:t>33</w:t>
        </w:r>
      </w:hyperlink>
      <w:hyperlink r:id="rId415">
        <w:r w:rsidR="00D0720A" w:rsidRPr="00063550">
          <w:rPr>
            <w:lang w:val="en-US"/>
          </w:rPr>
          <w:t>: 3726–3732.</w:t>
        </w:r>
      </w:hyperlink>
    </w:p>
    <w:p w14:paraId="32FCC1AD"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16">
        <w:r w:rsidR="00D0720A" w:rsidRPr="00063550">
          <w:rPr>
            <w:lang w:val="en-US"/>
          </w:rPr>
          <w:t xml:space="preserve">Ray DA, Grimshaw JR, Halsey MK, Korstian JM, Osmanski AB, Sullivan KAM, Wolf KA, Reddy H, Foley N, Stevens RD, et al. 2019. Simultaneous TE Analysis of 19 Heliconiine Butterflies Yields Novel Insights into Rapid TE-Based Genome Diversification and Multiple SINE Births and Deaths ed. S. Schaack. </w:t>
        </w:r>
      </w:hyperlink>
      <w:hyperlink r:id="rId417">
        <w:r w:rsidR="00D0720A" w:rsidRPr="00063550">
          <w:rPr>
            <w:i/>
            <w:lang w:val="en-US"/>
          </w:rPr>
          <w:t xml:space="preserve">Genome Biol Evol </w:t>
        </w:r>
      </w:hyperlink>
      <w:hyperlink r:id="rId418">
        <w:r w:rsidR="00D0720A" w:rsidRPr="00063550">
          <w:rPr>
            <w:b/>
            <w:lang w:val="en-US"/>
          </w:rPr>
          <w:t>11</w:t>
        </w:r>
      </w:hyperlink>
      <w:hyperlink r:id="rId419">
        <w:r w:rsidR="00D0720A" w:rsidRPr="00063550">
          <w:rPr>
            <w:lang w:val="en-US"/>
          </w:rPr>
          <w:t>: 2162–2177.</w:t>
        </w:r>
      </w:hyperlink>
    </w:p>
    <w:p w14:paraId="259ED11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20">
        <w:r w:rsidR="00D0720A" w:rsidRPr="00063550">
          <w:rPr>
            <w:lang w:val="en-US"/>
          </w:rPr>
          <w:t xml:space="preserve">Rezvoy C, Charif D, Gueguen L, Marais GAB. 2007. MareyMap: an R-based tool with graphical interface for estimating recombination rates. </w:t>
        </w:r>
      </w:hyperlink>
      <w:hyperlink r:id="rId421">
        <w:r w:rsidR="00D0720A" w:rsidRPr="00063550">
          <w:rPr>
            <w:i/>
            <w:lang w:val="en-US"/>
          </w:rPr>
          <w:t xml:space="preserve">Bioinformatics </w:t>
        </w:r>
      </w:hyperlink>
      <w:hyperlink r:id="rId422">
        <w:r w:rsidR="00D0720A" w:rsidRPr="00063550">
          <w:rPr>
            <w:b/>
            <w:lang w:val="en-US"/>
          </w:rPr>
          <w:t>23</w:t>
        </w:r>
      </w:hyperlink>
      <w:hyperlink r:id="rId423">
        <w:r w:rsidR="00D0720A" w:rsidRPr="00063550">
          <w:rPr>
            <w:lang w:val="en-US"/>
          </w:rPr>
          <w:t>: 2188–2189.</w:t>
        </w:r>
      </w:hyperlink>
    </w:p>
    <w:p w14:paraId="58C8C8A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24">
        <w:r w:rsidR="00D0720A" w:rsidRPr="00063550">
          <w:rPr>
            <w:lang w:val="en-US"/>
          </w:rPr>
          <w:t xml:space="preserve">Rizzon C, Marais G, Gouy M, Biémont C. 2002. Recombination Rate and the Distribution of Transposable Elements in the Drosophila melanogaster Genome. </w:t>
        </w:r>
      </w:hyperlink>
      <w:hyperlink r:id="rId425">
        <w:r w:rsidR="00D0720A" w:rsidRPr="00063550">
          <w:rPr>
            <w:i/>
            <w:lang w:val="en-US"/>
          </w:rPr>
          <w:t xml:space="preserve">Genome Res </w:t>
        </w:r>
      </w:hyperlink>
      <w:hyperlink r:id="rId426">
        <w:r w:rsidR="00D0720A" w:rsidRPr="00063550">
          <w:rPr>
            <w:b/>
            <w:lang w:val="en-US"/>
          </w:rPr>
          <w:t>12</w:t>
        </w:r>
      </w:hyperlink>
      <w:hyperlink r:id="rId427">
        <w:r w:rsidR="00D0720A" w:rsidRPr="00063550">
          <w:rPr>
            <w:lang w:val="en-US"/>
          </w:rPr>
          <w:t>: 400–407.</w:t>
        </w:r>
      </w:hyperlink>
    </w:p>
    <w:p w14:paraId="29C7AD2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28">
        <w:r w:rsidR="00D0720A" w:rsidRPr="00063550">
          <w:rPr>
            <w:lang w:val="en-US"/>
          </w:rPr>
          <w:t xml:space="preserve">Rosser N, Edelman NB, Queste LM, Nelson M, Seixas F, Dasmahapatra KK, Mallet J. 2022. Complex basis of hybrid female sterility and Haldane’s rule in Heliconius butterflies: Z-linkage and epistasis. </w:t>
        </w:r>
      </w:hyperlink>
      <w:hyperlink r:id="rId429">
        <w:r w:rsidR="00D0720A" w:rsidRPr="00063550">
          <w:rPr>
            <w:i/>
            <w:lang w:val="en-US"/>
          </w:rPr>
          <w:t>Mol Ecol</w:t>
        </w:r>
      </w:hyperlink>
      <w:hyperlink r:id="rId430">
        <w:r w:rsidR="00D0720A" w:rsidRPr="00063550">
          <w:rPr>
            <w:lang w:val="en-US"/>
          </w:rPr>
          <w:t>. https://onlinelibrary.wiley.com/doi/abs/10.1111/mec.16272 (Accessed December 6, 2021).</w:t>
        </w:r>
      </w:hyperlink>
    </w:p>
    <w:p w14:paraId="6C4B7BC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31">
        <w:r w:rsidR="00D0720A" w:rsidRPr="00063550">
          <w:rPr>
            <w:lang w:val="en-US"/>
          </w:rPr>
          <w:t xml:space="preserve">Royston JP. 1982. An Extension of Shapiro and Wilk’s W Test for Normality to Large Samples. </w:t>
        </w:r>
      </w:hyperlink>
      <w:hyperlink r:id="rId432">
        <w:r w:rsidR="00D0720A" w:rsidRPr="00063550">
          <w:rPr>
            <w:i/>
            <w:lang w:val="en-US"/>
          </w:rPr>
          <w:t xml:space="preserve">Appl Stat </w:t>
        </w:r>
      </w:hyperlink>
      <w:hyperlink r:id="rId433">
        <w:r w:rsidR="00D0720A" w:rsidRPr="00063550">
          <w:rPr>
            <w:b/>
            <w:lang w:val="en-US"/>
          </w:rPr>
          <w:t>31</w:t>
        </w:r>
      </w:hyperlink>
      <w:hyperlink r:id="rId434">
        <w:r w:rsidR="00D0720A" w:rsidRPr="00063550">
          <w:rPr>
            <w:lang w:val="en-US"/>
          </w:rPr>
          <w:t>: 115.</w:t>
        </w:r>
      </w:hyperlink>
    </w:p>
    <w:p w14:paraId="26D75DE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35">
        <w:r w:rsidR="00D0720A" w:rsidRPr="00063550">
          <w:rPr>
            <w:lang w:val="en-US"/>
          </w:rPr>
          <w:t xml:space="preserve">Scherthan H, Weich S, Schwegler H, Heyting C, Härle M, Cremer T. 1996. Centromere and telomere movements during early meiotic prophase of mouse and man are associated with the onset of chromosome pairing. </w:t>
        </w:r>
      </w:hyperlink>
      <w:hyperlink r:id="rId436">
        <w:r w:rsidR="00D0720A" w:rsidRPr="00063550">
          <w:rPr>
            <w:i/>
            <w:lang w:val="en-US"/>
          </w:rPr>
          <w:t xml:space="preserve">J Cell Biol </w:t>
        </w:r>
      </w:hyperlink>
      <w:hyperlink r:id="rId437">
        <w:r w:rsidR="00D0720A" w:rsidRPr="00063550">
          <w:rPr>
            <w:b/>
            <w:lang w:val="en-US"/>
          </w:rPr>
          <w:t>134</w:t>
        </w:r>
      </w:hyperlink>
      <w:hyperlink r:id="rId438">
        <w:r w:rsidR="00D0720A" w:rsidRPr="00063550">
          <w:rPr>
            <w:lang w:val="en-US"/>
          </w:rPr>
          <w:t>: 1109–1125.</w:t>
        </w:r>
      </w:hyperlink>
    </w:p>
    <w:p w14:paraId="2F392E39"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39">
        <w:r w:rsidR="00D0720A" w:rsidRPr="00063550">
          <w:rPr>
            <w:lang w:val="en-US"/>
          </w:rPr>
          <w:t xml:space="preserve">Schwander T, Libbrecht R, Keller L. 2014. Supergenes and Complex Phenotypes. </w:t>
        </w:r>
      </w:hyperlink>
      <w:hyperlink r:id="rId440">
        <w:r w:rsidR="00D0720A" w:rsidRPr="00063550">
          <w:rPr>
            <w:i/>
            <w:lang w:val="en-US"/>
          </w:rPr>
          <w:t xml:space="preserve">Curr Biol </w:t>
        </w:r>
      </w:hyperlink>
      <w:hyperlink r:id="rId441">
        <w:r w:rsidR="00D0720A" w:rsidRPr="00063550">
          <w:rPr>
            <w:b/>
            <w:lang w:val="en-US"/>
          </w:rPr>
          <w:t>24</w:t>
        </w:r>
      </w:hyperlink>
      <w:hyperlink r:id="rId442">
        <w:r w:rsidR="00D0720A" w:rsidRPr="00063550">
          <w:rPr>
            <w:lang w:val="en-US"/>
          </w:rPr>
          <w:t>: R288–R294.</w:t>
        </w:r>
      </w:hyperlink>
    </w:p>
    <w:p w14:paraId="3FAEFE0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43">
        <w:r w:rsidR="00D0720A" w:rsidRPr="00063550">
          <w:rPr>
            <w:lang w:val="en-US"/>
          </w:rPr>
          <w:t xml:space="preserve">Shields O. 1992. </w:t>
        </w:r>
      </w:hyperlink>
      <w:hyperlink r:id="rId444">
        <w:r w:rsidR="00D0720A" w:rsidRPr="00063550">
          <w:rPr>
            <w:i/>
            <w:lang w:val="en-US"/>
          </w:rPr>
          <w:t>Journal of the Lepidopterists’ Society.</w:t>
        </w:r>
      </w:hyperlink>
      <w:hyperlink r:id="rId445">
        <w:r w:rsidR="00D0720A" w:rsidRPr="00063550">
          <w:rPr>
            <w:lang w:val="en-US"/>
          </w:rPr>
          <w:t xml:space="preserve"> Lepidopterists’ Society, [New Haven, Conn.] : https://www.biodiversitylibrary.org/item/128069.</w:t>
        </w:r>
      </w:hyperlink>
    </w:p>
    <w:p w14:paraId="37530FC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46">
        <w:r w:rsidR="00D0720A" w:rsidRPr="00063550">
          <w:rPr>
            <w:lang w:val="en-US"/>
          </w:rPr>
          <w:t>Smit A, Hubley R, Green P. 2013. RepeatMasker Open-4.0. &lt;http://www.repeatmasker.org&gt;.</w:t>
        </w:r>
      </w:hyperlink>
    </w:p>
    <w:p w14:paraId="08922875" w14:textId="77777777" w:rsidR="00664B76" w:rsidRPr="002C765A" w:rsidRDefault="002C765A">
      <w:pPr>
        <w:widowControl w:val="0"/>
        <w:pBdr>
          <w:top w:val="nil"/>
          <w:left w:val="nil"/>
          <w:bottom w:val="nil"/>
          <w:right w:val="nil"/>
          <w:between w:val="nil"/>
        </w:pBdr>
        <w:spacing w:line="240" w:lineRule="auto"/>
        <w:ind w:left="720" w:hanging="720"/>
        <w:rPr>
          <w:lang w:val="es-ES"/>
          <w:rPrChange w:id="244" w:author="Gerard Talavera" w:date="2022-03-31T10:30:00Z">
            <w:rPr>
              <w:lang w:val="en-US"/>
            </w:rPr>
          </w:rPrChange>
        </w:rPr>
      </w:pPr>
      <w:hyperlink r:id="rId447">
        <w:r w:rsidR="00D0720A" w:rsidRPr="00063550">
          <w:rPr>
            <w:lang w:val="en-US"/>
          </w:rPr>
          <w:t xml:space="preserve">Smith GR, Nambiar M. 2020. New Solutions to Old Problems: Molecular Mechanisms of Meiotic Crossover Control. </w:t>
        </w:r>
      </w:hyperlink>
      <w:r>
        <w:fldChar w:fldCharType="begin"/>
      </w:r>
      <w:r>
        <w:instrText xml:space="preserve"> HYPERLINK "https://www.zotero.org/google-docs/?9Eyjvx" \h </w:instrText>
      </w:r>
      <w:r>
        <w:fldChar w:fldCharType="separate"/>
      </w:r>
      <w:r w:rsidR="00D0720A" w:rsidRPr="002C765A">
        <w:rPr>
          <w:i/>
          <w:lang w:val="es-ES"/>
          <w:rPrChange w:id="245" w:author="Gerard Talavera" w:date="2022-03-31T10:30:00Z">
            <w:rPr>
              <w:i/>
              <w:lang w:val="en-US"/>
            </w:rPr>
          </w:rPrChange>
        </w:rPr>
        <w:t xml:space="preserve">Trends Genet TIG </w:t>
      </w:r>
      <w:r>
        <w:rPr>
          <w:i/>
          <w:lang w:val="en-US"/>
        </w:rPr>
        <w:fldChar w:fldCharType="end"/>
      </w:r>
      <w:r>
        <w:fldChar w:fldCharType="begin"/>
      </w:r>
      <w:r w:rsidRPr="002C765A">
        <w:rPr>
          <w:lang w:val="es-ES"/>
          <w:rPrChange w:id="246" w:author="Gerard Talavera" w:date="2022-03-31T10:30:00Z">
            <w:rPr/>
          </w:rPrChange>
        </w:rPr>
        <w:instrText xml:space="preserve"> HYPERLINK "https://www.zotero.org/google-docs/?9Eyjvx" \h </w:instrText>
      </w:r>
      <w:r>
        <w:fldChar w:fldCharType="separate"/>
      </w:r>
      <w:r w:rsidR="00D0720A" w:rsidRPr="002C765A">
        <w:rPr>
          <w:b/>
          <w:lang w:val="es-ES"/>
          <w:rPrChange w:id="247" w:author="Gerard Talavera" w:date="2022-03-31T10:30:00Z">
            <w:rPr>
              <w:b/>
              <w:lang w:val="en-US"/>
            </w:rPr>
          </w:rPrChange>
        </w:rPr>
        <w:t>36</w:t>
      </w:r>
      <w:r>
        <w:rPr>
          <w:b/>
          <w:lang w:val="en-US"/>
        </w:rPr>
        <w:fldChar w:fldCharType="end"/>
      </w:r>
      <w:r>
        <w:fldChar w:fldCharType="begin"/>
      </w:r>
      <w:r w:rsidRPr="002C765A">
        <w:rPr>
          <w:lang w:val="es-ES"/>
          <w:rPrChange w:id="248" w:author="Gerard Talavera" w:date="2022-03-31T10:30:00Z">
            <w:rPr/>
          </w:rPrChange>
        </w:rPr>
        <w:instrText xml:space="preserve"> HYPERLINK "https://www.zotero.org/google-docs/?9Eyjvx" \h </w:instrText>
      </w:r>
      <w:r>
        <w:fldChar w:fldCharType="separate"/>
      </w:r>
      <w:r w:rsidR="00D0720A" w:rsidRPr="002C765A">
        <w:rPr>
          <w:lang w:val="es-ES"/>
          <w:rPrChange w:id="249" w:author="Gerard Talavera" w:date="2022-03-31T10:30:00Z">
            <w:rPr>
              <w:lang w:val="en-US"/>
            </w:rPr>
          </w:rPrChange>
        </w:rPr>
        <w:t>: 337–346.</w:t>
      </w:r>
      <w:r>
        <w:rPr>
          <w:lang w:val="en-US"/>
        </w:rPr>
        <w:fldChar w:fldCharType="end"/>
      </w:r>
    </w:p>
    <w:p w14:paraId="6A26C314" w14:textId="77777777" w:rsidR="00664B76" w:rsidRPr="00063550" w:rsidRDefault="002C765A">
      <w:pPr>
        <w:widowControl w:val="0"/>
        <w:pBdr>
          <w:top w:val="nil"/>
          <w:left w:val="nil"/>
          <w:bottom w:val="nil"/>
          <w:right w:val="nil"/>
          <w:between w:val="nil"/>
        </w:pBdr>
        <w:spacing w:line="240" w:lineRule="auto"/>
        <w:ind w:left="720" w:hanging="720"/>
        <w:rPr>
          <w:lang w:val="en-US"/>
        </w:rPr>
      </w:pPr>
      <w:r>
        <w:fldChar w:fldCharType="begin"/>
      </w:r>
      <w:r w:rsidRPr="002C765A">
        <w:rPr>
          <w:lang w:val="es-ES"/>
          <w:rPrChange w:id="250" w:author="Gerard Talavera" w:date="2022-03-31T10:30:00Z">
            <w:rPr/>
          </w:rPrChange>
        </w:rPr>
        <w:instrText xml:space="preserve"> HYPERLINK "https://www.zotero.org/google-docs/?9Eyjvx" \h </w:instrText>
      </w:r>
      <w:r>
        <w:fldChar w:fldCharType="separate"/>
      </w:r>
      <w:r w:rsidR="00D0720A" w:rsidRPr="002C765A">
        <w:rPr>
          <w:lang w:val="es-ES"/>
          <w:rPrChange w:id="251" w:author="Gerard Talavera" w:date="2022-03-31T10:30:00Z">
            <w:rPr>
              <w:lang w:val="en-US"/>
            </w:rPr>
          </w:rPrChange>
        </w:rPr>
        <w:t xml:space="preserve">Smolander O-P, Blande D, Ahola V, Rastas P, Tanskanen J, Kammonen JI, Oostra V, Pellegrini L, Ikonen S, Dallas T, et al. 2022. </w:t>
      </w:r>
      <w:r w:rsidR="00D0720A" w:rsidRPr="00063550">
        <w:rPr>
          <w:lang w:val="en-US"/>
        </w:rPr>
        <w:t xml:space="preserve">Improved chromosome-level genome assembly of the Glanville fritillary butterfly (Melitaea cinxia) integrating Pacific Biosciences long reads and a high-density linkage map. </w:t>
      </w:r>
      <w:r>
        <w:rPr>
          <w:lang w:val="en-US"/>
        </w:rPr>
        <w:fldChar w:fldCharType="end"/>
      </w:r>
      <w:hyperlink r:id="rId448">
        <w:r w:rsidR="00D0720A" w:rsidRPr="00063550">
          <w:rPr>
            <w:i/>
            <w:lang w:val="en-US"/>
          </w:rPr>
          <w:t xml:space="preserve">GigaScience </w:t>
        </w:r>
      </w:hyperlink>
      <w:hyperlink r:id="rId449">
        <w:r w:rsidR="00D0720A" w:rsidRPr="00063550">
          <w:rPr>
            <w:b/>
            <w:lang w:val="en-US"/>
          </w:rPr>
          <w:t>11</w:t>
        </w:r>
      </w:hyperlink>
      <w:hyperlink r:id="rId450">
        <w:r w:rsidR="00D0720A" w:rsidRPr="00063550">
          <w:rPr>
            <w:lang w:val="en-US"/>
          </w:rPr>
          <w:t>: giab097.</w:t>
        </w:r>
      </w:hyperlink>
    </w:p>
    <w:p w14:paraId="6C16C76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51">
        <w:r w:rsidR="00D0720A" w:rsidRPr="00063550">
          <w:rPr>
            <w:lang w:val="en-US"/>
          </w:rPr>
          <w:t xml:space="preserve">Srygley RB, Dudley R. 2008. Optimal strategies for insects migrating in the flight boundary layer: mechanisms and consequences. </w:t>
        </w:r>
      </w:hyperlink>
      <w:hyperlink r:id="rId452">
        <w:r w:rsidR="00D0720A" w:rsidRPr="00063550">
          <w:rPr>
            <w:i/>
            <w:lang w:val="en-US"/>
          </w:rPr>
          <w:t xml:space="preserve">Integr Comp Biol </w:t>
        </w:r>
      </w:hyperlink>
      <w:hyperlink r:id="rId453">
        <w:r w:rsidR="00D0720A" w:rsidRPr="00063550">
          <w:rPr>
            <w:b/>
            <w:lang w:val="en-US"/>
          </w:rPr>
          <w:t>48</w:t>
        </w:r>
      </w:hyperlink>
      <w:hyperlink r:id="rId454">
        <w:r w:rsidR="00D0720A" w:rsidRPr="00063550">
          <w:rPr>
            <w:lang w:val="en-US"/>
          </w:rPr>
          <w:t>: 119–133.</w:t>
        </w:r>
      </w:hyperlink>
    </w:p>
    <w:p w14:paraId="40ECC543"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55">
        <w:r w:rsidR="00D0720A" w:rsidRPr="00063550">
          <w:rPr>
            <w:lang w:val="en-US"/>
          </w:rPr>
          <w:t xml:space="preserve">Stapley J, Feulner PGD, Johnston SE, Santure AW, Smadja CM. 2017. Variation in recombination frequency and distribution across eukaryotes: patterns and processes. </w:t>
        </w:r>
      </w:hyperlink>
      <w:hyperlink r:id="rId456">
        <w:r w:rsidR="00D0720A" w:rsidRPr="00063550">
          <w:rPr>
            <w:i/>
            <w:lang w:val="en-US"/>
          </w:rPr>
          <w:t xml:space="preserve">Philos Trans R Soc Lond B Biol Sci </w:t>
        </w:r>
      </w:hyperlink>
      <w:hyperlink r:id="rId457">
        <w:r w:rsidR="00D0720A" w:rsidRPr="00063550">
          <w:rPr>
            <w:b/>
            <w:lang w:val="en-US"/>
          </w:rPr>
          <w:t>372</w:t>
        </w:r>
      </w:hyperlink>
      <w:hyperlink r:id="rId458">
        <w:r w:rsidR="00D0720A" w:rsidRPr="00063550">
          <w:rPr>
            <w:lang w:val="en-US"/>
          </w:rPr>
          <w:t>: 20160455.</w:t>
        </w:r>
      </w:hyperlink>
    </w:p>
    <w:p w14:paraId="56586525" w14:textId="47922C77" w:rsidR="00664B76" w:rsidRPr="00063550" w:rsidDel="0023352D" w:rsidRDefault="002C765A">
      <w:pPr>
        <w:widowControl w:val="0"/>
        <w:pBdr>
          <w:top w:val="nil"/>
          <w:left w:val="nil"/>
          <w:bottom w:val="nil"/>
          <w:right w:val="nil"/>
          <w:between w:val="nil"/>
        </w:pBdr>
        <w:spacing w:line="240" w:lineRule="auto"/>
        <w:ind w:left="720" w:hanging="720"/>
        <w:rPr>
          <w:del w:id="252" w:author="Gerard Talavera" w:date="2022-03-31T22:48:00Z"/>
          <w:lang w:val="en-US"/>
        </w:rPr>
      </w:pPr>
      <w:del w:id="253" w:author="Gerard Talavera" w:date="2022-03-31T22:48:00Z">
        <w:r w:rsidDel="0023352D">
          <w:fldChar w:fldCharType="begin"/>
        </w:r>
        <w:r w:rsidDel="0023352D">
          <w:delInstrText xml:space="preserve"> HYPERLINK "https://www.zotero.org/google-docs/?9Eyjvx" \h </w:delInstrText>
        </w:r>
        <w:r w:rsidDel="0023352D">
          <w:fldChar w:fldCharType="separate"/>
        </w:r>
        <w:r w:rsidR="00D0720A" w:rsidRPr="00063550" w:rsidDel="0023352D">
          <w:rPr>
            <w:lang w:val="en-US"/>
          </w:rPr>
          <w:delText xml:space="preserve">Stefanescu C, Páramo F, Åkesson S, Alarcón M, Ávila A, Brereton T, Carnicer J, Cassar LF, Fox R, Heliölä J, et al. 2013. Multi-generational long-distance migration of insects: studying the painted lady butterfly in the Western Palaearctic. </w:delText>
        </w:r>
        <w:r w:rsidDel="0023352D">
          <w:rPr>
            <w:lang w:val="en-US"/>
          </w:rPr>
          <w:fldChar w:fldCharType="end"/>
        </w:r>
        <w:r w:rsidDel="0023352D">
          <w:fldChar w:fldCharType="begin"/>
        </w:r>
        <w:r w:rsidDel="0023352D">
          <w:delInstrText xml:space="preserve"> HYPERLINK "https://www.zotero.org/google-docs/?9Eyjvx" \h </w:delInstrText>
        </w:r>
        <w:r w:rsidDel="0023352D">
          <w:fldChar w:fldCharType="separate"/>
        </w:r>
        <w:r w:rsidR="00D0720A" w:rsidRPr="00063550" w:rsidDel="0023352D">
          <w:rPr>
            <w:i/>
            <w:lang w:val="en-US"/>
          </w:rPr>
          <w:delText xml:space="preserve">Ecography </w:delText>
        </w:r>
        <w:r w:rsidDel="0023352D">
          <w:rPr>
            <w:i/>
            <w:lang w:val="en-US"/>
          </w:rPr>
          <w:fldChar w:fldCharType="end"/>
        </w:r>
        <w:r w:rsidDel="0023352D">
          <w:fldChar w:fldCharType="begin"/>
        </w:r>
        <w:r w:rsidDel="0023352D">
          <w:delInstrText xml:space="preserve"> HYPERLINK "https://www.zotero.org/google-docs/?9Eyjvx" \h </w:delInstrText>
        </w:r>
        <w:r w:rsidDel="0023352D">
          <w:fldChar w:fldCharType="separate"/>
        </w:r>
        <w:r w:rsidR="00D0720A" w:rsidRPr="00063550" w:rsidDel="0023352D">
          <w:rPr>
            <w:b/>
            <w:lang w:val="en-US"/>
          </w:rPr>
          <w:delText>36</w:delText>
        </w:r>
        <w:r w:rsidDel="0023352D">
          <w:rPr>
            <w:b/>
            <w:lang w:val="en-US"/>
          </w:rPr>
          <w:fldChar w:fldCharType="end"/>
        </w:r>
        <w:r w:rsidDel="0023352D">
          <w:fldChar w:fldCharType="begin"/>
        </w:r>
        <w:r w:rsidDel="0023352D">
          <w:delInstrText xml:space="preserve"> HYPERLINK "https://www.zotero.org/google-docs/?9Eyjvx" \h </w:delInstrText>
        </w:r>
        <w:r w:rsidDel="0023352D">
          <w:fldChar w:fldCharType="separate"/>
        </w:r>
        <w:r w:rsidR="00D0720A" w:rsidRPr="00063550" w:rsidDel="0023352D">
          <w:rPr>
            <w:lang w:val="en-US"/>
          </w:rPr>
          <w:delText>: 474–486.</w:delText>
        </w:r>
        <w:r w:rsidDel="0023352D">
          <w:rPr>
            <w:lang w:val="en-US"/>
          </w:rPr>
          <w:fldChar w:fldCharType="end"/>
        </w:r>
      </w:del>
    </w:p>
    <w:p w14:paraId="182D131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59">
        <w:r w:rsidR="00D0720A" w:rsidRPr="00063550">
          <w:rPr>
            <w:lang w:val="en-US"/>
          </w:rPr>
          <w:t xml:space="preserve">Stefanescu C, Soto DX, Talavera G, Vila R, Hobson KA. 2016. Long-distance autumn migration across the Sahara by painted lady butterflies: exploiting resource pulses in the tropical savannah. </w:t>
        </w:r>
      </w:hyperlink>
      <w:hyperlink r:id="rId460">
        <w:r w:rsidR="00D0720A" w:rsidRPr="00063550">
          <w:rPr>
            <w:i/>
            <w:lang w:val="en-US"/>
          </w:rPr>
          <w:t xml:space="preserve">Biol Lett </w:t>
        </w:r>
      </w:hyperlink>
      <w:hyperlink r:id="rId461">
        <w:r w:rsidR="00D0720A" w:rsidRPr="00063550">
          <w:rPr>
            <w:b/>
            <w:lang w:val="en-US"/>
          </w:rPr>
          <w:t>12</w:t>
        </w:r>
      </w:hyperlink>
      <w:hyperlink r:id="rId462">
        <w:r w:rsidR="00D0720A" w:rsidRPr="00063550">
          <w:rPr>
            <w:lang w:val="en-US"/>
          </w:rPr>
          <w:t>: 20160561.</w:t>
        </w:r>
      </w:hyperlink>
    </w:p>
    <w:p w14:paraId="1440FF64"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63">
        <w:r w:rsidR="00D0720A" w:rsidRPr="00063550">
          <w:rPr>
            <w:lang w:val="en-US"/>
          </w:rPr>
          <w:t xml:space="preserve">Talavera G, Bataille C, Benyamini D, Gascoigne-Pees M, Vila R. 2018. Round-trip across the Sahara: Afrotropical Painted Lady butterflies recolonize the Mediterranean in early spring. </w:t>
        </w:r>
      </w:hyperlink>
      <w:hyperlink r:id="rId464">
        <w:r w:rsidR="00D0720A" w:rsidRPr="00063550">
          <w:rPr>
            <w:i/>
            <w:lang w:val="en-US"/>
          </w:rPr>
          <w:t xml:space="preserve">Biol Lett </w:t>
        </w:r>
      </w:hyperlink>
      <w:hyperlink r:id="rId465">
        <w:r w:rsidR="00D0720A" w:rsidRPr="00063550">
          <w:rPr>
            <w:b/>
            <w:lang w:val="en-US"/>
          </w:rPr>
          <w:t>14</w:t>
        </w:r>
      </w:hyperlink>
      <w:hyperlink r:id="rId466">
        <w:r w:rsidR="00D0720A" w:rsidRPr="00063550">
          <w:rPr>
            <w:lang w:val="en-US"/>
          </w:rPr>
          <w:t>: 20180274.</w:t>
        </w:r>
      </w:hyperlink>
    </w:p>
    <w:p w14:paraId="1C926A1C"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67">
        <w:r w:rsidR="00D0720A" w:rsidRPr="00063550">
          <w:rPr>
            <w:lang w:val="en-US"/>
          </w:rPr>
          <w:t xml:space="preserve">Talavera G, Vila R. 2016. Discovery of mass migration and breeding of the painted lady butterfly Vanessa cardui in the Sub-Sahara: the Europe–Africa migration revisited. </w:t>
        </w:r>
      </w:hyperlink>
      <w:hyperlink r:id="rId468">
        <w:r w:rsidR="00D0720A" w:rsidRPr="00063550">
          <w:rPr>
            <w:i/>
            <w:lang w:val="en-US"/>
          </w:rPr>
          <w:t xml:space="preserve">Biol J Linn Soc </w:t>
        </w:r>
      </w:hyperlink>
      <w:hyperlink r:id="rId469">
        <w:r w:rsidR="00D0720A" w:rsidRPr="00063550">
          <w:rPr>
            <w:b/>
            <w:lang w:val="en-US"/>
          </w:rPr>
          <w:t>2016</w:t>
        </w:r>
      </w:hyperlink>
      <w:hyperlink r:id="rId470">
        <w:r w:rsidR="00D0720A" w:rsidRPr="00063550">
          <w:rPr>
            <w:lang w:val="en-US"/>
          </w:rPr>
          <w:t>. https://onlinelibrary.wiley.com/doi/abs/10.1111/bij.12873 (Accessed March 22, 2022).</w:t>
        </w:r>
      </w:hyperlink>
    </w:p>
    <w:p w14:paraId="37FD724A"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71">
        <w:r w:rsidR="00D0720A" w:rsidRPr="00063550">
          <w:rPr>
            <w:lang w:val="en-US"/>
          </w:rPr>
          <w:t xml:space="preserve">Talla V, Soler L, Kawakami T, Dincă V, Vila R, Friberg M, Wiklund C, Backström N. 2019. </w:t>
        </w:r>
        <w:r w:rsidR="00D0720A" w:rsidRPr="00063550">
          <w:rPr>
            <w:lang w:val="en-US"/>
          </w:rPr>
          <w:lastRenderedPageBreak/>
          <w:t xml:space="preserve">Dissecting the Effects of Selection and Mutation on Genetic Diversity in Three Wood White (Leptidea) Butterfly Species ed. J. Gonzalez. </w:t>
        </w:r>
      </w:hyperlink>
      <w:hyperlink r:id="rId472">
        <w:r w:rsidR="00D0720A" w:rsidRPr="00063550">
          <w:rPr>
            <w:i/>
            <w:lang w:val="en-US"/>
          </w:rPr>
          <w:t xml:space="preserve">Genome Biol Evol </w:t>
        </w:r>
      </w:hyperlink>
      <w:hyperlink r:id="rId473">
        <w:r w:rsidR="00D0720A" w:rsidRPr="00063550">
          <w:rPr>
            <w:b/>
            <w:lang w:val="en-US"/>
          </w:rPr>
          <w:t>11</w:t>
        </w:r>
      </w:hyperlink>
      <w:hyperlink r:id="rId474">
        <w:r w:rsidR="00D0720A" w:rsidRPr="00063550">
          <w:rPr>
            <w:lang w:val="en-US"/>
          </w:rPr>
          <w:t>: 2875–2886.</w:t>
        </w:r>
      </w:hyperlink>
    </w:p>
    <w:p w14:paraId="11164A9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75">
        <w:r w:rsidR="00D0720A" w:rsidRPr="00063550">
          <w:rPr>
            <w:lang w:val="en-US"/>
          </w:rPr>
          <w:t xml:space="preserve">Talla V, Suh A, Kalsoom F, Dincă V, Vila R, Friberg M, Wiklund C, Backström N. 2017. Rapid Increase in Genome Size as a Consequence of Transposable Element Hyperactivity in Wood-White (Leptidea) Butterflies. </w:t>
        </w:r>
      </w:hyperlink>
      <w:hyperlink r:id="rId476">
        <w:r w:rsidR="00D0720A" w:rsidRPr="00063550">
          <w:rPr>
            <w:i/>
            <w:lang w:val="en-US"/>
          </w:rPr>
          <w:t xml:space="preserve">Genome Biol Evol </w:t>
        </w:r>
      </w:hyperlink>
      <w:hyperlink r:id="rId477">
        <w:r w:rsidR="00D0720A" w:rsidRPr="00063550">
          <w:rPr>
            <w:b/>
            <w:lang w:val="en-US"/>
          </w:rPr>
          <w:t>9</w:t>
        </w:r>
      </w:hyperlink>
      <w:hyperlink r:id="rId478">
        <w:r w:rsidR="00D0720A" w:rsidRPr="00063550">
          <w:rPr>
            <w:lang w:val="en-US"/>
          </w:rPr>
          <w:t>: 2491–2505.</w:t>
        </w:r>
      </w:hyperlink>
    </w:p>
    <w:p w14:paraId="1F3938B0"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79">
        <w:r w:rsidR="00D0720A" w:rsidRPr="00063550">
          <w:rPr>
            <w:lang w:val="en-US"/>
          </w:rPr>
          <w:t xml:space="preserve">Tiley GP, Burleigh JG. 2015. The relationship of recombination rate, genome structure, and patterns of molecular evolution across angiosperms. </w:t>
        </w:r>
      </w:hyperlink>
      <w:hyperlink r:id="rId480">
        <w:r w:rsidR="00D0720A" w:rsidRPr="00063550">
          <w:rPr>
            <w:i/>
            <w:lang w:val="en-US"/>
          </w:rPr>
          <w:t xml:space="preserve">BMC Evol Biol </w:t>
        </w:r>
      </w:hyperlink>
      <w:hyperlink r:id="rId481">
        <w:r w:rsidR="00D0720A" w:rsidRPr="00063550">
          <w:rPr>
            <w:b/>
            <w:lang w:val="en-US"/>
          </w:rPr>
          <w:t>15</w:t>
        </w:r>
      </w:hyperlink>
      <w:hyperlink r:id="rId482">
        <w:r w:rsidR="00D0720A" w:rsidRPr="00063550">
          <w:rPr>
            <w:lang w:val="en-US"/>
          </w:rPr>
          <w:t>: 194.</w:t>
        </w:r>
      </w:hyperlink>
    </w:p>
    <w:p w14:paraId="71406EA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83">
        <w:r w:rsidR="00D0720A" w:rsidRPr="00063550">
          <w:rPr>
            <w:lang w:val="en-US"/>
          </w:rPr>
          <w:t xml:space="preserve">Tobler A, Kapan D, Flanagan NS, Gonzalez C, Peterson E, Jiggins CD, Johntson JS, Heckel DG, McMillan WO. 2005. First-generation linkage map of the warningly colored butterfly Heliconius erato. </w:t>
        </w:r>
      </w:hyperlink>
      <w:hyperlink r:id="rId484">
        <w:r w:rsidR="00D0720A" w:rsidRPr="00063550">
          <w:rPr>
            <w:i/>
            <w:lang w:val="en-US"/>
          </w:rPr>
          <w:t xml:space="preserve">Heredity </w:t>
        </w:r>
      </w:hyperlink>
      <w:hyperlink r:id="rId485">
        <w:r w:rsidR="00D0720A" w:rsidRPr="00063550">
          <w:rPr>
            <w:b/>
            <w:lang w:val="en-US"/>
          </w:rPr>
          <w:t>94</w:t>
        </w:r>
      </w:hyperlink>
      <w:hyperlink r:id="rId486">
        <w:r w:rsidR="00D0720A" w:rsidRPr="00063550">
          <w:rPr>
            <w:lang w:val="en-US"/>
          </w:rPr>
          <w:t>: 408–417.</w:t>
        </w:r>
      </w:hyperlink>
    </w:p>
    <w:p w14:paraId="4FE12D9E"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87">
        <w:r w:rsidR="00D0720A" w:rsidRPr="00063550">
          <w:rPr>
            <w:lang w:val="en-US"/>
          </w:rPr>
          <w:t>Tunström K, Woronik A, Hanly JJ, Rastas P, Chichvarkhin A, Warren AD, Kawahara A, Schoville SD, Ficarrotta V, Porter AH, et al. 2021. A complex interplay between balancing selection and introgression maintains a genus-wide alternative life history strategy. 2021.05.20.445023. https://www.biorxiv.org/content/10.1101/2021.05.20.445023v1 (Accessed March 23, 2022).</w:t>
        </w:r>
      </w:hyperlink>
    </w:p>
    <w:p w14:paraId="0C9FEE7A"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88">
        <w:r w:rsidR="00D0720A" w:rsidRPr="00063550">
          <w:rPr>
            <w:lang w:val="en-US"/>
          </w:rPr>
          <w:t xml:space="preserve">Van Belleghem SM, Rastas P, Papanicolaou A, Martin SH, Arias CF, Supple MA, Hanly JJ, Mallet J, Lewis JJ, Hines HM, et al. 2017. Complex modular architecture around a simple toolkit of wing pattern genes. </w:t>
        </w:r>
      </w:hyperlink>
      <w:hyperlink r:id="rId489">
        <w:r w:rsidR="00D0720A" w:rsidRPr="00063550">
          <w:rPr>
            <w:i/>
            <w:lang w:val="en-US"/>
          </w:rPr>
          <w:t xml:space="preserve">Nat Ecol Evol </w:t>
        </w:r>
      </w:hyperlink>
      <w:hyperlink r:id="rId490">
        <w:r w:rsidR="00D0720A" w:rsidRPr="00063550">
          <w:rPr>
            <w:b/>
            <w:lang w:val="en-US"/>
          </w:rPr>
          <w:t>1</w:t>
        </w:r>
      </w:hyperlink>
      <w:hyperlink r:id="rId491">
        <w:r w:rsidR="00D0720A" w:rsidRPr="00063550">
          <w:rPr>
            <w:lang w:val="en-US"/>
          </w:rPr>
          <w:t>: 1–12.</w:t>
        </w:r>
      </w:hyperlink>
    </w:p>
    <w:p w14:paraId="6E8C7D4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92">
        <w:r w:rsidR="00D0720A" w:rsidRPr="00063550">
          <w:rPr>
            <w:lang w:val="en-US"/>
          </w:rPr>
          <w:t xml:space="preserve">Van’t Hof AE, Campagne P, Rigden DJ, Yung CJ, Lingley J, Quail MA, Hall N, Darby AC, Saccheri IJ. 2016. The industrial melanism mutation in British peppered moths is a transposable element. </w:t>
        </w:r>
      </w:hyperlink>
      <w:hyperlink r:id="rId493">
        <w:r w:rsidR="00D0720A" w:rsidRPr="00063550">
          <w:rPr>
            <w:i/>
            <w:lang w:val="en-US"/>
          </w:rPr>
          <w:t xml:space="preserve">Nature </w:t>
        </w:r>
      </w:hyperlink>
      <w:hyperlink r:id="rId494">
        <w:r w:rsidR="00D0720A" w:rsidRPr="00063550">
          <w:rPr>
            <w:b/>
            <w:lang w:val="en-US"/>
          </w:rPr>
          <w:t>534</w:t>
        </w:r>
      </w:hyperlink>
      <w:hyperlink r:id="rId495">
        <w:r w:rsidR="00D0720A" w:rsidRPr="00063550">
          <w:rPr>
            <w:lang w:val="en-US"/>
          </w:rPr>
          <w:t>: 102–105.</w:t>
        </w:r>
      </w:hyperlink>
    </w:p>
    <w:p w14:paraId="1EAE3CF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496">
        <w:r w:rsidR="00D0720A" w:rsidRPr="00063550">
          <w:rPr>
            <w:lang w:val="en-US"/>
          </w:rPr>
          <w:t xml:space="preserve">Wang Y, Tang H, Debarry JD, Tan X, Li J, Wang X, Lee T, Jin H, Marler B, Guo H, et al. 2012. MCScanX: a toolkit for detection and evolutionary analysis of gene synteny and collinearity. </w:t>
        </w:r>
      </w:hyperlink>
      <w:hyperlink r:id="rId497">
        <w:r w:rsidR="00D0720A" w:rsidRPr="00063550">
          <w:rPr>
            <w:i/>
            <w:lang w:val="en-US"/>
          </w:rPr>
          <w:t xml:space="preserve">Nucleic Acids Res </w:t>
        </w:r>
      </w:hyperlink>
      <w:hyperlink r:id="rId498">
        <w:r w:rsidR="00D0720A" w:rsidRPr="00063550">
          <w:rPr>
            <w:b/>
            <w:lang w:val="en-US"/>
          </w:rPr>
          <w:t>40</w:t>
        </w:r>
      </w:hyperlink>
      <w:hyperlink r:id="rId499">
        <w:r w:rsidR="00D0720A" w:rsidRPr="00063550">
          <w:rPr>
            <w:lang w:val="en-US"/>
          </w:rPr>
          <w:t>: e49.</w:t>
        </w:r>
      </w:hyperlink>
    </w:p>
    <w:p w14:paraId="1D66CB65"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00">
        <w:r w:rsidR="00D0720A" w:rsidRPr="00063550">
          <w:rPr>
            <w:lang w:val="en-US"/>
          </w:rPr>
          <w:t xml:space="preserve">Weber J-M. 2009. The physiology of long-distance migration: extending the limits of endurance metabolism. </w:t>
        </w:r>
      </w:hyperlink>
      <w:hyperlink r:id="rId501">
        <w:r w:rsidR="00D0720A" w:rsidRPr="00063550">
          <w:rPr>
            <w:i/>
            <w:lang w:val="en-US"/>
          </w:rPr>
          <w:t xml:space="preserve">J Exp Biol </w:t>
        </w:r>
      </w:hyperlink>
      <w:hyperlink r:id="rId502">
        <w:r w:rsidR="00D0720A" w:rsidRPr="00063550">
          <w:rPr>
            <w:b/>
            <w:lang w:val="en-US"/>
          </w:rPr>
          <w:t>212</w:t>
        </w:r>
      </w:hyperlink>
      <w:hyperlink r:id="rId503">
        <w:r w:rsidR="00D0720A" w:rsidRPr="00063550">
          <w:rPr>
            <w:lang w:val="en-US"/>
          </w:rPr>
          <w:t>: 593–597.</w:t>
        </w:r>
      </w:hyperlink>
    </w:p>
    <w:p w14:paraId="0B95A37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04">
        <w:r w:rsidR="00D0720A" w:rsidRPr="00063550">
          <w:rPr>
            <w:lang w:val="en-US"/>
          </w:rPr>
          <w:t xml:space="preserve">Wells JN, Feschotte C. 2020. A Field Guide to Eukaryotic Transposable Elements. </w:t>
        </w:r>
      </w:hyperlink>
      <w:hyperlink r:id="rId505">
        <w:r w:rsidR="00D0720A" w:rsidRPr="00063550">
          <w:rPr>
            <w:i/>
            <w:lang w:val="en-US"/>
          </w:rPr>
          <w:t xml:space="preserve">Annu Rev Genet </w:t>
        </w:r>
      </w:hyperlink>
      <w:hyperlink r:id="rId506">
        <w:r w:rsidR="00D0720A" w:rsidRPr="00063550">
          <w:rPr>
            <w:b/>
            <w:lang w:val="en-US"/>
          </w:rPr>
          <w:t>54</w:t>
        </w:r>
      </w:hyperlink>
      <w:hyperlink r:id="rId507">
        <w:r w:rsidR="00D0720A" w:rsidRPr="00063550">
          <w:rPr>
            <w:lang w:val="en-US"/>
          </w:rPr>
          <w:t>: 539–561.</w:t>
        </w:r>
      </w:hyperlink>
    </w:p>
    <w:p w14:paraId="06AD6B98"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08">
        <w:r w:rsidR="00D0720A" w:rsidRPr="00063550">
          <w:rPr>
            <w:lang w:val="en-US"/>
          </w:rPr>
          <w:t xml:space="preserve">Wickham H. 2009. </w:t>
        </w:r>
      </w:hyperlink>
      <w:hyperlink r:id="rId509">
        <w:r w:rsidR="00D0720A" w:rsidRPr="00063550">
          <w:rPr>
            <w:i/>
            <w:lang w:val="en-US"/>
          </w:rPr>
          <w:t>ggplot2: Elegant Graphics for Data Analysis</w:t>
        </w:r>
      </w:hyperlink>
      <w:hyperlink r:id="rId510">
        <w:r w:rsidR="00D0720A" w:rsidRPr="00063550">
          <w:rPr>
            <w:lang w:val="en-US"/>
          </w:rPr>
          <w:t>. Springer-Verlag, New York https://www.springer.com/gp/book/9780387981413 (Accessed August 24, 2021).</w:t>
        </w:r>
      </w:hyperlink>
    </w:p>
    <w:p w14:paraId="46056BC1"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11">
        <w:r w:rsidR="00D0720A" w:rsidRPr="00063550">
          <w:rPr>
            <w:lang w:val="en-US"/>
          </w:rPr>
          <w:t xml:space="preserve">Wieczorek H, Beyenbach KW, Huss M, Vitavska O. 2009. Vacuolar-type proton pumps in insect epithelia. </w:t>
        </w:r>
      </w:hyperlink>
      <w:hyperlink r:id="rId512">
        <w:r w:rsidR="00D0720A" w:rsidRPr="00063550">
          <w:rPr>
            <w:i/>
            <w:lang w:val="en-US"/>
          </w:rPr>
          <w:t xml:space="preserve">J Exp Biol </w:t>
        </w:r>
      </w:hyperlink>
      <w:hyperlink r:id="rId513">
        <w:r w:rsidR="00D0720A" w:rsidRPr="00063550">
          <w:rPr>
            <w:b/>
            <w:lang w:val="en-US"/>
          </w:rPr>
          <w:t>212</w:t>
        </w:r>
      </w:hyperlink>
      <w:hyperlink r:id="rId514">
        <w:r w:rsidR="00D0720A" w:rsidRPr="00063550">
          <w:rPr>
            <w:lang w:val="en-US"/>
          </w:rPr>
          <w:t>: 1611–1619.</w:t>
        </w:r>
      </w:hyperlink>
    </w:p>
    <w:p w14:paraId="5903942B"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15">
        <w:r w:rsidR="00D0720A" w:rsidRPr="00063550">
          <w:rPr>
            <w:lang w:val="en-US"/>
          </w:rPr>
          <w:t xml:space="preserve">Wolfe D, Dudek S, Ritchie MD, Pendergrass SA. 2013. Visualizing genomic information across chromosomes with PhenoGram. </w:t>
        </w:r>
      </w:hyperlink>
      <w:hyperlink r:id="rId516">
        <w:r w:rsidR="00D0720A" w:rsidRPr="00063550">
          <w:rPr>
            <w:i/>
            <w:lang w:val="en-US"/>
          </w:rPr>
          <w:t xml:space="preserve">BioData Min </w:t>
        </w:r>
      </w:hyperlink>
      <w:hyperlink r:id="rId517">
        <w:r w:rsidR="00D0720A" w:rsidRPr="00063550">
          <w:rPr>
            <w:b/>
            <w:lang w:val="en-US"/>
          </w:rPr>
          <w:t>6</w:t>
        </w:r>
      </w:hyperlink>
      <w:hyperlink r:id="rId518">
        <w:r w:rsidR="00D0720A" w:rsidRPr="00063550">
          <w:rPr>
            <w:lang w:val="en-US"/>
          </w:rPr>
          <w:t>: 18.</w:t>
        </w:r>
      </w:hyperlink>
    </w:p>
    <w:p w14:paraId="79581347"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19">
        <w:r w:rsidR="00D0720A" w:rsidRPr="00063550">
          <w:rPr>
            <w:lang w:val="en-US"/>
          </w:rPr>
          <w:t xml:space="preserve">Yamamoto K, Nohata J, Kadono-Okuda K, Narukawa J, Sasanuma M, Sasanuma S, Minami H, Shimomura M, Suetsugu Y, Banno Y, et al. 2008. A BAC-based integrated linkage map of the silkworm Bombyx mori. </w:t>
        </w:r>
      </w:hyperlink>
      <w:hyperlink r:id="rId520">
        <w:r w:rsidR="00D0720A" w:rsidRPr="00063550">
          <w:rPr>
            <w:i/>
            <w:lang w:val="en-US"/>
          </w:rPr>
          <w:t xml:space="preserve">Genome Biol </w:t>
        </w:r>
      </w:hyperlink>
      <w:hyperlink r:id="rId521">
        <w:r w:rsidR="00D0720A" w:rsidRPr="00063550">
          <w:rPr>
            <w:b/>
            <w:lang w:val="en-US"/>
          </w:rPr>
          <w:t>9</w:t>
        </w:r>
      </w:hyperlink>
      <w:hyperlink r:id="rId522">
        <w:r w:rsidR="00D0720A" w:rsidRPr="00063550">
          <w:rPr>
            <w:lang w:val="en-US"/>
          </w:rPr>
          <w:t>: R21.</w:t>
        </w:r>
      </w:hyperlink>
    </w:p>
    <w:p w14:paraId="42E88CF2"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23">
        <w:r w:rsidR="00D0720A" w:rsidRPr="00063550">
          <w:rPr>
            <w:lang w:val="en-US"/>
          </w:rPr>
          <w:t xml:space="preserve">Yang J, Wan W, Xie M, Mao J, Dong Z, Lu S, He J, Xie F, Liu G, Dai X, et al. 2020. Chromosome‐level reference genome assembly and gene editing of the dead‐leaf butterfly </w:t>
        </w:r>
      </w:hyperlink>
      <w:hyperlink r:id="rId524">
        <w:r w:rsidR="00D0720A" w:rsidRPr="00063550">
          <w:rPr>
            <w:i/>
            <w:lang w:val="en-US"/>
          </w:rPr>
          <w:t>Kallima inachus</w:t>
        </w:r>
      </w:hyperlink>
      <w:hyperlink r:id="rId525">
        <w:r w:rsidR="00D0720A" w:rsidRPr="00063550">
          <w:rPr>
            <w:lang w:val="en-US"/>
          </w:rPr>
          <w:t xml:space="preserve">. </w:t>
        </w:r>
      </w:hyperlink>
      <w:hyperlink r:id="rId526">
        <w:r w:rsidR="00D0720A" w:rsidRPr="00063550">
          <w:rPr>
            <w:i/>
            <w:lang w:val="en-US"/>
          </w:rPr>
          <w:t xml:space="preserve">Mol Ecol Resour </w:t>
        </w:r>
      </w:hyperlink>
      <w:hyperlink r:id="rId527">
        <w:r w:rsidR="00D0720A" w:rsidRPr="00063550">
          <w:rPr>
            <w:b/>
            <w:lang w:val="en-US"/>
          </w:rPr>
          <w:t>20</w:t>
        </w:r>
      </w:hyperlink>
      <w:hyperlink r:id="rId528">
        <w:r w:rsidR="00D0720A" w:rsidRPr="00063550">
          <w:rPr>
            <w:lang w:val="en-US"/>
          </w:rPr>
          <w:t>: 1080–1092.</w:t>
        </w:r>
      </w:hyperlink>
    </w:p>
    <w:p w14:paraId="6E73E705"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29">
        <w:r w:rsidR="00D0720A" w:rsidRPr="00063550">
          <w:rPr>
            <w:lang w:val="en-US"/>
          </w:rPr>
          <w:t xml:space="preserve">Yasukochi Y. 1998. A Dense Genetic Map of the Silkworm, Bombyx mori, Covering All Chromosomes Based on 1018 Molecular Markers. </w:t>
        </w:r>
      </w:hyperlink>
      <w:hyperlink r:id="rId530">
        <w:r w:rsidR="00D0720A" w:rsidRPr="00063550">
          <w:rPr>
            <w:i/>
            <w:lang w:val="en-US"/>
          </w:rPr>
          <w:t xml:space="preserve">Genetics </w:t>
        </w:r>
      </w:hyperlink>
      <w:hyperlink r:id="rId531">
        <w:r w:rsidR="00D0720A" w:rsidRPr="00063550">
          <w:rPr>
            <w:b/>
            <w:lang w:val="en-US"/>
          </w:rPr>
          <w:t>150</w:t>
        </w:r>
      </w:hyperlink>
      <w:hyperlink r:id="rId532">
        <w:r w:rsidR="00D0720A" w:rsidRPr="00063550">
          <w:rPr>
            <w:lang w:val="en-US"/>
          </w:rPr>
          <w:t>: 1513–1525.</w:t>
        </w:r>
      </w:hyperlink>
    </w:p>
    <w:p w14:paraId="6F72931D"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33">
        <w:r w:rsidR="00D0720A" w:rsidRPr="00063550">
          <w:rPr>
            <w:lang w:val="en-US"/>
          </w:rPr>
          <w:t xml:space="preserve">Zhan S, Reppert SM. 2013. MonarchBase: the monarch butterfly genome database. </w:t>
        </w:r>
      </w:hyperlink>
      <w:hyperlink r:id="rId534">
        <w:r w:rsidR="00D0720A" w:rsidRPr="00063550">
          <w:rPr>
            <w:i/>
            <w:lang w:val="en-US"/>
          </w:rPr>
          <w:t xml:space="preserve">Nucleic Acids Res </w:t>
        </w:r>
      </w:hyperlink>
      <w:hyperlink r:id="rId535">
        <w:r w:rsidR="00D0720A" w:rsidRPr="00063550">
          <w:rPr>
            <w:b/>
            <w:lang w:val="en-US"/>
          </w:rPr>
          <w:t>41</w:t>
        </w:r>
      </w:hyperlink>
      <w:hyperlink r:id="rId536">
        <w:r w:rsidR="00D0720A" w:rsidRPr="00063550">
          <w:rPr>
            <w:lang w:val="en-US"/>
          </w:rPr>
          <w:t>: D758–D763.</w:t>
        </w:r>
      </w:hyperlink>
    </w:p>
    <w:p w14:paraId="1982B9BF"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37">
        <w:r w:rsidR="00D0720A" w:rsidRPr="00063550">
          <w:rPr>
            <w:lang w:val="en-US"/>
          </w:rPr>
          <w:t xml:space="preserve">Zhan S, Zhang W, Niitepõld K, Hsu J, Haeger JF, Zalucki MP, Altizer S, de Roode JC, Reppert SM, Kronforst MR. 2014. The genetics of monarch butterfly migration and warning colouration. </w:t>
        </w:r>
      </w:hyperlink>
      <w:hyperlink r:id="rId538">
        <w:r w:rsidR="00D0720A" w:rsidRPr="00063550">
          <w:rPr>
            <w:i/>
            <w:lang w:val="en-US"/>
          </w:rPr>
          <w:t xml:space="preserve">Nature </w:t>
        </w:r>
      </w:hyperlink>
      <w:hyperlink r:id="rId539">
        <w:r w:rsidR="00D0720A" w:rsidRPr="00063550">
          <w:rPr>
            <w:b/>
            <w:lang w:val="en-US"/>
          </w:rPr>
          <w:t>514</w:t>
        </w:r>
      </w:hyperlink>
      <w:hyperlink r:id="rId540">
        <w:r w:rsidR="00D0720A" w:rsidRPr="00063550">
          <w:rPr>
            <w:lang w:val="en-US"/>
          </w:rPr>
          <w:t>: 317–321.</w:t>
        </w:r>
      </w:hyperlink>
    </w:p>
    <w:p w14:paraId="471C91C1"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41">
        <w:r w:rsidR="00D0720A" w:rsidRPr="00063550">
          <w:rPr>
            <w:lang w:val="en-US"/>
          </w:rPr>
          <w:t xml:space="preserve">Zhang L. 2003. Does Recombination Shape the Distribution and Evolution of Tandemly Arrayed Genes (TAGs) in the Arabidopsis thaliana Genome? </w:t>
        </w:r>
      </w:hyperlink>
      <w:hyperlink r:id="rId542">
        <w:r w:rsidR="00D0720A" w:rsidRPr="00063550">
          <w:rPr>
            <w:i/>
            <w:lang w:val="en-US"/>
          </w:rPr>
          <w:t xml:space="preserve">Genome Res </w:t>
        </w:r>
      </w:hyperlink>
      <w:hyperlink r:id="rId543">
        <w:r w:rsidR="00D0720A" w:rsidRPr="00063550">
          <w:rPr>
            <w:b/>
            <w:lang w:val="en-US"/>
          </w:rPr>
          <w:t>13</w:t>
        </w:r>
      </w:hyperlink>
      <w:hyperlink r:id="rId544">
        <w:r w:rsidR="00D0720A" w:rsidRPr="00063550">
          <w:rPr>
            <w:lang w:val="en-US"/>
          </w:rPr>
          <w:t>: 2533–2540.</w:t>
        </w:r>
      </w:hyperlink>
    </w:p>
    <w:p w14:paraId="2E1069E3"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45">
        <w:r w:rsidR="00D0720A" w:rsidRPr="00063550">
          <w:rPr>
            <w:lang w:val="en-US"/>
          </w:rPr>
          <w:t xml:space="preserve">Zhang L, Steward RA, Wheat CW, Reed RD. 2021. High-Quality Genome Assembly and </w:t>
        </w:r>
        <w:r w:rsidR="00D0720A" w:rsidRPr="00063550">
          <w:rPr>
            <w:lang w:val="en-US"/>
          </w:rPr>
          <w:lastRenderedPageBreak/>
          <w:t xml:space="preserve">Comprehensive Transcriptome of the Painted Lady Butterfly Vanessa cardui. </w:t>
        </w:r>
      </w:hyperlink>
      <w:hyperlink r:id="rId546">
        <w:r w:rsidR="00D0720A" w:rsidRPr="00063550">
          <w:rPr>
            <w:i/>
            <w:lang w:val="en-US"/>
          </w:rPr>
          <w:t xml:space="preserve">Genome Biol Evol </w:t>
        </w:r>
      </w:hyperlink>
      <w:hyperlink r:id="rId547">
        <w:r w:rsidR="00D0720A" w:rsidRPr="00063550">
          <w:rPr>
            <w:b/>
            <w:lang w:val="en-US"/>
          </w:rPr>
          <w:t>13</w:t>
        </w:r>
      </w:hyperlink>
      <w:hyperlink r:id="rId548">
        <w:r w:rsidR="00D0720A" w:rsidRPr="00063550">
          <w:rPr>
            <w:lang w:val="en-US"/>
          </w:rPr>
          <w:t>. https://doi.org/10.1093/gbe/evab145 (Accessed November 22, 2021).</w:t>
        </w:r>
      </w:hyperlink>
    </w:p>
    <w:p w14:paraId="46BAFBF6" w14:textId="77777777" w:rsidR="00664B76" w:rsidRPr="00063550" w:rsidRDefault="002C765A">
      <w:pPr>
        <w:widowControl w:val="0"/>
        <w:pBdr>
          <w:top w:val="nil"/>
          <w:left w:val="nil"/>
          <w:bottom w:val="nil"/>
          <w:right w:val="nil"/>
          <w:between w:val="nil"/>
        </w:pBdr>
        <w:spacing w:line="240" w:lineRule="auto"/>
        <w:ind w:left="720" w:hanging="720"/>
        <w:rPr>
          <w:lang w:val="en-US"/>
        </w:rPr>
      </w:pPr>
      <w:hyperlink r:id="rId549">
        <w:r w:rsidR="00D0720A" w:rsidRPr="00063550">
          <w:rPr>
            <w:lang w:val="en-US"/>
          </w:rPr>
          <w:t xml:space="preserve">Zhu H, Gegear RJ, Casselman A, Kanginakudru S, Reppert SM. 2009. Defining behavioral and molecular differences between summer and migratory monarch butterflies. </w:t>
        </w:r>
      </w:hyperlink>
      <w:hyperlink r:id="rId550">
        <w:r w:rsidR="00D0720A" w:rsidRPr="00063550">
          <w:rPr>
            <w:i/>
            <w:lang w:val="en-US"/>
          </w:rPr>
          <w:t xml:space="preserve">BMC Biol </w:t>
        </w:r>
      </w:hyperlink>
      <w:hyperlink r:id="rId551">
        <w:r w:rsidR="00D0720A" w:rsidRPr="00063550">
          <w:rPr>
            <w:b/>
            <w:lang w:val="en-US"/>
          </w:rPr>
          <w:t>7</w:t>
        </w:r>
      </w:hyperlink>
      <w:hyperlink r:id="rId552">
        <w:r w:rsidR="00D0720A" w:rsidRPr="00063550">
          <w:rPr>
            <w:lang w:val="en-US"/>
          </w:rPr>
          <w:t>: 14.</w:t>
        </w:r>
      </w:hyperlink>
    </w:p>
    <w:p w14:paraId="0E60E5AF" w14:textId="77777777" w:rsidR="00664B76" w:rsidRPr="00063550" w:rsidRDefault="00664B76">
      <w:pPr>
        <w:widowControl w:val="0"/>
        <w:pBdr>
          <w:top w:val="nil"/>
          <w:left w:val="nil"/>
          <w:bottom w:val="nil"/>
          <w:right w:val="nil"/>
          <w:between w:val="nil"/>
        </w:pBdr>
        <w:spacing w:line="240" w:lineRule="auto"/>
        <w:ind w:left="720" w:hanging="720"/>
        <w:rPr>
          <w:lang w:val="en-US"/>
        </w:rPr>
      </w:pPr>
    </w:p>
    <w:p w14:paraId="365831D5" w14:textId="77777777" w:rsidR="00664B76" w:rsidRPr="00063550" w:rsidRDefault="00664B76">
      <w:pPr>
        <w:widowControl w:val="0"/>
        <w:pBdr>
          <w:top w:val="nil"/>
          <w:left w:val="nil"/>
          <w:bottom w:val="nil"/>
          <w:right w:val="nil"/>
          <w:between w:val="nil"/>
        </w:pBdr>
        <w:spacing w:line="240" w:lineRule="auto"/>
        <w:ind w:left="720" w:hanging="720"/>
        <w:rPr>
          <w:lang w:val="en-US"/>
        </w:rPr>
      </w:pPr>
    </w:p>
    <w:p w14:paraId="707C8840" w14:textId="77777777" w:rsidR="00664B76" w:rsidRPr="00063550" w:rsidRDefault="00664B76">
      <w:pPr>
        <w:widowControl w:val="0"/>
        <w:spacing w:line="240" w:lineRule="auto"/>
        <w:ind w:left="720"/>
        <w:rPr>
          <w:lang w:val="en-US"/>
        </w:rPr>
      </w:pPr>
    </w:p>
    <w:p w14:paraId="7483F137" w14:textId="77777777" w:rsidR="00664B76" w:rsidRPr="00063550" w:rsidRDefault="00664B76">
      <w:pPr>
        <w:widowControl w:val="0"/>
        <w:spacing w:line="240" w:lineRule="auto"/>
        <w:rPr>
          <w:lang w:val="en-US"/>
        </w:rPr>
      </w:pPr>
    </w:p>
    <w:p w14:paraId="04C9AF77" w14:textId="77777777" w:rsidR="00664B76" w:rsidRPr="00063550" w:rsidRDefault="00664B76">
      <w:pPr>
        <w:widowControl w:val="0"/>
        <w:spacing w:line="240" w:lineRule="auto"/>
        <w:ind w:left="720"/>
        <w:rPr>
          <w:lang w:val="en-US"/>
        </w:rPr>
      </w:pPr>
    </w:p>
    <w:p w14:paraId="485D0BAC" w14:textId="77777777" w:rsidR="00664B76" w:rsidRPr="00063550" w:rsidRDefault="00664B76">
      <w:pPr>
        <w:widowControl w:val="0"/>
        <w:pBdr>
          <w:top w:val="nil"/>
          <w:left w:val="nil"/>
          <w:bottom w:val="nil"/>
          <w:right w:val="nil"/>
          <w:between w:val="nil"/>
        </w:pBdr>
        <w:spacing w:line="240" w:lineRule="auto"/>
        <w:ind w:left="720" w:hanging="720"/>
        <w:rPr>
          <w:lang w:val="en-US"/>
        </w:rPr>
      </w:pPr>
    </w:p>
    <w:sectPr w:rsidR="00664B76" w:rsidRPr="000635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rard Talavera" w:date="2022-03-31T10:45:00Z" w:initials="GT">
    <w:p w14:paraId="0D870250" w14:textId="77777777" w:rsidR="00C84DCA" w:rsidRDefault="00C84DCA">
      <w:pPr>
        <w:pStyle w:val="CommentText"/>
      </w:pPr>
      <w:r>
        <w:rPr>
          <w:rStyle w:val="CommentReference"/>
        </w:rPr>
        <w:annotationRef/>
      </w:r>
      <w:r>
        <w:t>I wouldn’t say extreme. Actually the more we learn about it, the more convinced I am that it is not that much polyphagous as it has been typically sold. Their preference is Asteraceae, although feed in plants from other families too (Malvaceae, Boraginaceae, Fabaceae). However, the species within some of these families are quite restricted.</w:t>
      </w:r>
    </w:p>
    <w:p w14:paraId="66974319" w14:textId="77777777" w:rsidR="00C84DCA" w:rsidRDefault="00C84DCA">
      <w:pPr>
        <w:pStyle w:val="CommentText"/>
      </w:pPr>
    </w:p>
    <w:p w14:paraId="1CBDD248" w14:textId="6AC55DC8" w:rsidR="00C84DCA" w:rsidRDefault="00C84DCA">
      <w:pPr>
        <w:pStyle w:val="CommentText"/>
      </w:pPr>
      <w:r>
        <w:t>As a matter of fact, in West Africa we have only found two plant species that they feed on</w:t>
      </w:r>
      <w:r w:rsidR="004F0A21">
        <w:t xml:space="preserve"> (but from different families)</w:t>
      </w:r>
      <w:r>
        <w:t>, in the absence of thistles (no thistles there).</w:t>
      </w:r>
    </w:p>
    <w:p w14:paraId="4F36E0B3" w14:textId="0757029B" w:rsidR="00227DD9" w:rsidRDefault="00227DD9">
      <w:pPr>
        <w:pStyle w:val="CommentText"/>
      </w:pPr>
    </w:p>
    <w:p w14:paraId="300BA40A" w14:textId="1D7716B9" w:rsidR="00227DD9" w:rsidRDefault="00227DD9">
      <w:pPr>
        <w:pStyle w:val="CommentText"/>
      </w:pPr>
      <w:r>
        <w:t>Also, it gives the impression that they can eat whatever they find, and this has introduced some confusion in the literature.</w:t>
      </w:r>
    </w:p>
    <w:p w14:paraId="52D39D93" w14:textId="77777777" w:rsidR="00C84DCA" w:rsidRDefault="00C84DCA">
      <w:pPr>
        <w:pStyle w:val="CommentText"/>
      </w:pPr>
    </w:p>
    <w:p w14:paraId="54D92332" w14:textId="02A080FB" w:rsidR="00C84DCA" w:rsidRDefault="00C84DCA">
      <w:pPr>
        <w:pStyle w:val="CommentText"/>
      </w:pPr>
      <w:r>
        <w:t>So I’d say high polyphagy or maybe just polyphagy</w:t>
      </w:r>
    </w:p>
  </w:comment>
  <w:comment w:id="7" w:author="Gerard Talavera" w:date="2022-03-31T16:22:00Z" w:initials="GT">
    <w:p w14:paraId="098F3016" w14:textId="257D72D3" w:rsidR="002F7A85" w:rsidRDefault="002F7A85">
      <w:pPr>
        <w:pStyle w:val="CommentText"/>
      </w:pPr>
      <w:r>
        <w:rPr>
          <w:rStyle w:val="CommentReference"/>
        </w:rPr>
        <w:annotationRef/>
      </w:r>
      <w:r>
        <w:t>maybe use “obligate”? not sure how to interpret strictly from a behavioral perspective.</w:t>
      </w:r>
    </w:p>
  </w:comment>
  <w:comment w:id="8" w:author="Gerard Talavera" w:date="2022-03-31T11:27:00Z" w:initials="GT">
    <w:p w14:paraId="17A1D8A2" w14:textId="77777777" w:rsidR="00DF618B" w:rsidRDefault="00DF618B">
      <w:pPr>
        <w:pStyle w:val="CommentText"/>
      </w:pPr>
      <w:r>
        <w:rPr>
          <w:rStyle w:val="CommentReference"/>
        </w:rPr>
        <w:annotationRef/>
      </w:r>
      <w:r>
        <w:t>this citation does not seems to fit here. I would go for a general review or one for monarchs. Still, saying that “have well developed navigational abilities</w:t>
      </w:r>
      <w:r w:rsidR="00071A50">
        <w:t>”</w:t>
      </w:r>
      <w:r>
        <w:t xml:space="preserve"> has only been deeply studied in monarchs</w:t>
      </w:r>
    </w:p>
    <w:p w14:paraId="01FBF7B5" w14:textId="6FC73C98" w:rsidR="002F7A85" w:rsidRDefault="002F7A85">
      <w:pPr>
        <w:pStyle w:val="CommentText"/>
      </w:pPr>
    </w:p>
    <w:p w14:paraId="496C80B0" w14:textId="1349FCFE" w:rsidR="002F7A85" w:rsidRDefault="002F7A85">
      <w:pPr>
        <w:pStyle w:val="CommentText"/>
      </w:pPr>
      <w:r>
        <w:t>This could be a better citation.</w:t>
      </w:r>
    </w:p>
    <w:p w14:paraId="3D4BF36A" w14:textId="520A4A0A" w:rsidR="002F7A85" w:rsidRDefault="002F7A85">
      <w:pPr>
        <w:pStyle w:val="CommentText"/>
      </w:pPr>
      <w:r w:rsidRPr="002F7A85">
        <w:t>Nesbit RL, Hill JK, Woiwod IP, Sivell D, Bensusan KJ, Chapman JW. 2009. Seasonally-adaptive migratory headings mediated by a sun compass in the painted lady butterfly (Vanessa cardui). Animal Behaviour 78: 1119–1125.</w:t>
      </w:r>
    </w:p>
    <w:p w14:paraId="35566337" w14:textId="187B651B" w:rsidR="002F7A85" w:rsidRDefault="002F7A85">
      <w:pPr>
        <w:pStyle w:val="CommentText"/>
      </w:pPr>
    </w:p>
    <w:p w14:paraId="50E28590" w14:textId="5ECE2BBD" w:rsidR="002F7A85" w:rsidRDefault="002F7A85">
      <w:pPr>
        <w:pStyle w:val="CommentText"/>
      </w:pPr>
      <w:r>
        <w:t>However, you talk about migratory butterflies in general. Maybe add this one with monarchs too?</w:t>
      </w:r>
    </w:p>
    <w:p w14:paraId="2670CF79" w14:textId="50D41851" w:rsidR="002F7A85" w:rsidRDefault="002F7A85">
      <w:pPr>
        <w:pStyle w:val="CommentText"/>
      </w:pPr>
    </w:p>
    <w:p w14:paraId="73B5C093" w14:textId="5787A343" w:rsidR="002F7A85" w:rsidRDefault="002F7A85">
      <w:pPr>
        <w:pStyle w:val="CommentText"/>
      </w:pPr>
      <w:hyperlink r:id="rId1" w:history="1">
        <w:r w:rsidRPr="006A68EF">
          <w:rPr>
            <w:rStyle w:val="Hyperlink"/>
          </w:rPr>
          <w:t>https://www.nature.com/articles/ncomms5164</w:t>
        </w:r>
      </w:hyperlink>
    </w:p>
    <w:p w14:paraId="1D887C09" w14:textId="2F32FACA" w:rsidR="002F7A85" w:rsidRDefault="002F7A85">
      <w:pPr>
        <w:pStyle w:val="CommentText"/>
      </w:pPr>
    </w:p>
    <w:p w14:paraId="779FF7B3" w14:textId="16920767" w:rsidR="00390565" w:rsidRDefault="00390565">
      <w:pPr>
        <w:pStyle w:val="CommentText"/>
      </w:pPr>
      <w:r>
        <w:t>This could be a very good option as a general review that also fits here</w:t>
      </w:r>
      <w:r w:rsidR="00A708BF">
        <w:t>. Actually fits well because of the statement “need to sustain long-distance flight”</w:t>
      </w:r>
      <w:r>
        <w:t>. If not here would be good to cite it somewhere else in the paper:</w:t>
      </w:r>
    </w:p>
    <w:p w14:paraId="1A0B3A5E" w14:textId="77777777" w:rsidR="00390565" w:rsidRDefault="00390565">
      <w:pPr>
        <w:pStyle w:val="CommentText"/>
      </w:pPr>
    </w:p>
    <w:p w14:paraId="51CBDA5E" w14:textId="08386C50" w:rsidR="00390565" w:rsidRDefault="00390565">
      <w:pPr>
        <w:pStyle w:val="CommentText"/>
      </w:pPr>
      <w:r w:rsidRPr="00390565">
        <w:t>Chapman JW, Reynolds DR, Wilson K. 2015. Long-range seasonal migration in insects: mechanisms, evolutionary drivers and ecological consequences. Ecology Letters 18: 287–302.</w:t>
      </w:r>
    </w:p>
    <w:p w14:paraId="2E9B8B53" w14:textId="25C5EE5E" w:rsidR="002F7A85" w:rsidRDefault="002F7A85">
      <w:pPr>
        <w:pStyle w:val="CommentText"/>
      </w:pPr>
    </w:p>
  </w:comment>
  <w:comment w:id="9" w:author="Gerard Talavera" w:date="2022-03-31T11:36:00Z" w:initials="GT">
    <w:p w14:paraId="47367202" w14:textId="67525CA6" w:rsidR="00825ADE" w:rsidRDefault="00825ADE">
      <w:pPr>
        <w:pStyle w:val="CommentText"/>
      </w:pPr>
      <w:r>
        <w:rPr>
          <w:rStyle w:val="CommentReference"/>
        </w:rPr>
        <w:annotationRef/>
      </w:r>
      <w:r>
        <w:t>Actually, not that much of a contrast. Most migratory species in the tropics are non-diapausing (probably), so this statement is “temperate-biased”.</w:t>
      </w:r>
    </w:p>
  </w:comment>
  <w:comment w:id="10" w:author="Gerard Talavera" w:date="2022-03-31T11:38:00Z" w:initials="GT">
    <w:p w14:paraId="5DB927CA" w14:textId="78A737CD" w:rsidR="00825ADE" w:rsidRDefault="00825ADE">
      <w:pPr>
        <w:pStyle w:val="CommentText"/>
      </w:pPr>
      <w:r>
        <w:rPr>
          <w:rStyle w:val="CommentReference"/>
        </w:rPr>
        <w:annotationRef/>
      </w:r>
      <w:r>
        <w:t>I have to confess that I hate common names, and this one in particular :). I always tend to write V. cardui, besides reluctance in some editors and reviewers</w:t>
      </w:r>
      <w:r w:rsidR="00825B99">
        <w:t>. If you feel the same way... let’s be sincere to each other :)))))</w:t>
      </w:r>
    </w:p>
  </w:comment>
  <w:comment w:id="11" w:author="Gerard Talavera" w:date="2022-03-31T11:32:00Z" w:initials="GT">
    <w:p w14:paraId="2CA16EF9" w14:textId="36527A03" w:rsidR="00825ADE" w:rsidRDefault="00825ADE">
      <w:pPr>
        <w:pStyle w:val="CommentText"/>
      </w:pPr>
      <w:r>
        <w:rPr>
          <w:rStyle w:val="CommentReference"/>
        </w:rPr>
        <w:annotationRef/>
      </w:r>
      <w:r>
        <w:rPr>
          <w:sz w:val="24"/>
          <w:szCs w:val="24"/>
          <w:highlight w:val="white"/>
        </w:rPr>
        <w:t xml:space="preserve">M. Menchetti, M. Guéguen, G. Talavera, Spatio-temporal ecological niche modelling of multigenerational insect migrations. </w:t>
      </w:r>
      <w:r>
        <w:rPr>
          <w:i/>
          <w:sz w:val="24"/>
          <w:szCs w:val="24"/>
          <w:highlight w:val="white"/>
        </w:rPr>
        <w:t>Proceedings of the Royal Society B: Biological Sciences</w:t>
      </w:r>
      <w:r>
        <w:rPr>
          <w:sz w:val="24"/>
          <w:szCs w:val="24"/>
          <w:highlight w:val="white"/>
        </w:rPr>
        <w:t xml:space="preserve"> 286, 20191583 (2019)</w:t>
      </w:r>
    </w:p>
  </w:comment>
  <w:comment w:id="20" w:author="Gerard Talavera" w:date="2022-03-31T11:30:00Z" w:initials="GT">
    <w:p w14:paraId="6449FCD0" w14:textId="062551D4" w:rsidR="00071A50" w:rsidRDefault="00071A50" w:rsidP="00071A50">
      <w:pPr>
        <w:pStyle w:val="CommentText"/>
      </w:pPr>
      <w:r>
        <w:rPr>
          <w:rStyle w:val="CommentReference"/>
        </w:rPr>
        <w:annotationRef/>
      </w:r>
      <w:r>
        <w:rPr>
          <w:rStyle w:val="CommentReference"/>
        </w:rPr>
        <w:annotationRef/>
      </w:r>
      <w:r>
        <w:t>this paper is not about that, better remove</w:t>
      </w:r>
      <w:r w:rsidR="00FE4430">
        <w:t>. You can include this instead:</w:t>
      </w:r>
    </w:p>
    <w:p w14:paraId="60C0EE42" w14:textId="64813550" w:rsidR="00FE4430" w:rsidRDefault="00FE4430" w:rsidP="00071A50">
      <w:pPr>
        <w:pStyle w:val="CommentText"/>
      </w:pPr>
    </w:p>
    <w:p w14:paraId="4BE72803" w14:textId="5E1BDA2A" w:rsidR="00FE4430" w:rsidRDefault="00FE4430" w:rsidP="00FE4430">
      <w:pPr>
        <w:pStyle w:val="CommentText"/>
      </w:pPr>
      <w:r>
        <w:t>P. R. Ackery, Host-plants and classification: A review of nymphalid butterflies. Biol. J. Linn. Soc. Lond. 33, 95–203 (1988).</w:t>
      </w:r>
    </w:p>
    <w:p w14:paraId="6D8D6987" w14:textId="65164BF0" w:rsidR="00FE4430" w:rsidRDefault="00FE4430" w:rsidP="00FE4430">
      <w:pPr>
        <w:pStyle w:val="CommentText"/>
      </w:pPr>
    </w:p>
    <w:p w14:paraId="236C259C" w14:textId="7DFC6029" w:rsidR="00FE4430" w:rsidRDefault="00FE4430" w:rsidP="00FE4430">
      <w:pPr>
        <w:pStyle w:val="CommentText"/>
      </w:pPr>
      <w:r>
        <w:t>(page 171 details on V. cardui).</w:t>
      </w:r>
    </w:p>
    <w:p w14:paraId="52127683" w14:textId="05749753" w:rsidR="00071A50" w:rsidRDefault="00071A50">
      <w:pPr>
        <w:pStyle w:val="CommentText"/>
      </w:pPr>
    </w:p>
  </w:comment>
  <w:comment w:id="45" w:author="Gerard Talavera" w:date="2022-03-31T20:30:00Z" w:initials="GT">
    <w:p w14:paraId="4EE963A9" w14:textId="57251349" w:rsidR="002E7791" w:rsidRDefault="002E7791">
      <w:pPr>
        <w:pStyle w:val="CommentText"/>
      </w:pPr>
      <w:r>
        <w:rPr>
          <w:rStyle w:val="CommentReference"/>
        </w:rPr>
        <w:annotationRef/>
      </w:r>
      <w:r>
        <w:t>maybe here (or in the methods) we could cite Whalberg and Rubinoff phylogenetic paper?</w:t>
      </w:r>
    </w:p>
    <w:p w14:paraId="41A7929A" w14:textId="77777777" w:rsidR="002E7791" w:rsidRDefault="002E7791">
      <w:pPr>
        <w:pStyle w:val="CommentText"/>
      </w:pPr>
    </w:p>
    <w:p w14:paraId="77E0CCE0" w14:textId="77777777" w:rsidR="002E7791" w:rsidRPr="002E7791" w:rsidRDefault="002E7791" w:rsidP="002E7791">
      <w:pPr>
        <w:spacing w:before="100" w:beforeAutospacing="1" w:after="100" w:afterAutospacing="1" w:line="240" w:lineRule="auto"/>
        <w:rPr>
          <w:rFonts w:ascii="Times New Roman" w:eastAsia="Times New Roman" w:hAnsi="Times New Roman" w:cs="Times New Roman"/>
          <w:sz w:val="24"/>
          <w:szCs w:val="24"/>
          <w:lang w:val="en-ES" w:eastAsia="en-GB"/>
        </w:rPr>
      </w:pPr>
      <w:r w:rsidRPr="002E7791">
        <w:rPr>
          <w:rFonts w:ascii="AdvPSNCS" w:eastAsia="Times New Roman" w:hAnsi="AdvPSNCS" w:cs="Times New Roman"/>
          <w:sz w:val="16"/>
          <w:szCs w:val="16"/>
          <w:lang w:val="en-ES" w:eastAsia="en-GB"/>
        </w:rPr>
        <w:t>Wahlberg N, Rubinoff D. 2011. Vagility across Vanessa (Lepidoptera: Nymphalidae): mobility in butterfly species does not inhibit the formation and persistence of isolated taxa. Systematic Entomology 36: 362</w:t>
      </w:r>
      <w:r w:rsidRPr="002E7791">
        <w:rPr>
          <w:rFonts w:ascii="AdvTTec369687+20" w:eastAsia="Times New Roman" w:hAnsi="AdvTTec369687+20" w:cs="Times New Roman"/>
          <w:sz w:val="16"/>
          <w:szCs w:val="16"/>
          <w:lang w:val="en-ES" w:eastAsia="en-GB"/>
        </w:rPr>
        <w:t>–</w:t>
      </w:r>
      <w:r w:rsidRPr="002E7791">
        <w:rPr>
          <w:rFonts w:ascii="AdvPSNCS" w:eastAsia="Times New Roman" w:hAnsi="AdvPSNCS" w:cs="Times New Roman"/>
          <w:sz w:val="16"/>
          <w:szCs w:val="16"/>
          <w:lang w:val="en-ES" w:eastAsia="en-GB"/>
        </w:rPr>
        <w:t xml:space="preserve">370. </w:t>
      </w:r>
    </w:p>
    <w:p w14:paraId="3C60EB15" w14:textId="6AA11B77" w:rsidR="002E7791" w:rsidRDefault="002E7791">
      <w:pPr>
        <w:pStyle w:val="CommentText"/>
      </w:pPr>
    </w:p>
  </w:comment>
  <w:comment w:id="46" w:author="Gerard Talavera" w:date="2022-03-31T20:35:00Z" w:initials="GT">
    <w:p w14:paraId="1C639501" w14:textId="20697E75" w:rsidR="001056C2" w:rsidRDefault="001056C2">
      <w:pPr>
        <w:pStyle w:val="CommentText"/>
      </w:pPr>
      <w:r>
        <w:rPr>
          <w:rStyle w:val="CommentReference"/>
        </w:rPr>
        <w:annotationRef/>
      </w:r>
      <w:r>
        <w:t>I think there is room in the figure to write the whole words. That would make things easier to the reader?</w:t>
      </w:r>
    </w:p>
  </w:comment>
  <w:comment w:id="47" w:author="Gerard Talavera" w:date="2022-04-01T12:11:00Z" w:initials="GT">
    <w:p w14:paraId="404CC552" w14:textId="77777777" w:rsidR="00AE7FA1" w:rsidRDefault="00AE7FA1">
      <w:pPr>
        <w:pStyle w:val="CommentText"/>
      </w:pPr>
    </w:p>
    <w:p w14:paraId="53447541" w14:textId="77777777" w:rsidR="00AE7FA1" w:rsidRDefault="00AE7FA1">
      <w:pPr>
        <w:pStyle w:val="CommentText"/>
      </w:pPr>
    </w:p>
    <w:p w14:paraId="153D975D" w14:textId="5C3AB527" w:rsidR="00AE7FA1" w:rsidRDefault="00AE7FA1">
      <w:pPr>
        <w:pStyle w:val="CommentText"/>
      </w:pPr>
      <w:r>
        <w:rPr>
          <w:rStyle w:val="CommentReference"/>
        </w:rPr>
        <w:annotationRef/>
      </w:r>
      <w:r>
        <w:t>Junonia coenia is also migratory</w:t>
      </w:r>
    </w:p>
  </w:comment>
  <w:comment w:id="49" w:author="Gerard Talavera" w:date="2022-04-01T12:14:00Z" w:initials="GT">
    <w:p w14:paraId="6CE17E43" w14:textId="26B30453" w:rsidR="00862F6C" w:rsidRDefault="00862F6C">
      <w:pPr>
        <w:pStyle w:val="CommentText"/>
      </w:pPr>
      <w:r>
        <w:rPr>
          <w:rStyle w:val="CommentReference"/>
        </w:rPr>
        <w:annotationRef/>
      </w:r>
      <w:r>
        <w:t>On my head I keep wondering if we can state that these genes are specific to these two species, and not to the lineage represented by these two species, as the sampling tree is incomplete.</w:t>
      </w:r>
    </w:p>
  </w:comment>
  <w:comment w:id="56" w:author="Roger Vila" w:date="2022-03-29T13:03:00Z" w:initials="RV">
    <w:p w14:paraId="10A75B4A" w14:textId="01F4F522" w:rsidR="002C765A" w:rsidRDefault="002C765A">
      <w:pPr>
        <w:pStyle w:val="CommentText"/>
      </w:pPr>
      <w:r>
        <w:rPr>
          <w:rStyle w:val="CommentReference"/>
        </w:rPr>
        <w:annotationRef/>
      </w:r>
      <w:r>
        <w:t>Here we lack a decimal</w:t>
      </w:r>
    </w:p>
  </w:comment>
  <w:comment w:id="57" w:author="Roger Vila" w:date="2022-03-29T13:07:00Z" w:initials="RV">
    <w:p w14:paraId="131763AF" w14:textId="2675C47C" w:rsidR="002C765A" w:rsidRDefault="002C765A">
      <w:pPr>
        <w:pStyle w:val="CommentText"/>
      </w:pPr>
      <w:r>
        <w:rPr>
          <w:rStyle w:val="CommentReference"/>
        </w:rPr>
        <w:annotationRef/>
      </w:r>
      <w:r>
        <w:t>turquoise?</w:t>
      </w:r>
    </w:p>
  </w:comment>
  <w:comment w:id="63" w:author="Gerard Talavera" w:date="2022-04-01T12:16:00Z" w:initials="GT">
    <w:p w14:paraId="4448986F" w14:textId="6B27DE63" w:rsidR="00B16A46" w:rsidRDefault="00B16A46">
      <w:pPr>
        <w:pStyle w:val="CommentText"/>
      </w:pPr>
      <w:r>
        <w:rPr>
          <w:rStyle w:val="CommentReference"/>
        </w:rPr>
        <w:annotationRef/>
      </w:r>
      <w:r>
        <w:t>add “lineage”? in the painted lady lineage</w:t>
      </w:r>
    </w:p>
  </w:comment>
  <w:comment w:id="64" w:author="Gerard Talavera" w:date="2022-04-01T12:17:00Z" w:initials="GT">
    <w:p w14:paraId="115064CC" w14:textId="2194E548" w:rsidR="00B92BDA" w:rsidRDefault="00B92BDA">
      <w:pPr>
        <w:pStyle w:val="CommentText"/>
      </w:pPr>
      <w:r>
        <w:rPr>
          <w:rStyle w:val="CommentReference"/>
        </w:rPr>
        <w:annotationRef/>
      </w:r>
      <w:r>
        <w:t>Can we say this is really a feature of the species and not of the lineage that the species represent?</w:t>
      </w:r>
    </w:p>
  </w:comment>
  <w:comment w:id="67" w:author="Gerard Talavera" w:date="2022-03-31T22:47:00Z" w:initials="GT">
    <w:p w14:paraId="666DCD33" w14:textId="0E3E5B85" w:rsidR="0023352D" w:rsidRDefault="0023352D">
      <w:pPr>
        <w:pStyle w:val="CommentText"/>
      </w:pPr>
      <w:r>
        <w:rPr>
          <w:rStyle w:val="CommentReference"/>
        </w:rPr>
        <w:annotationRef/>
      </w:r>
      <w:r>
        <w:t>this is not the right reference, remove the one from 2013 and here you can cite the one from 2016 (that we removed earlier in the introduction)</w:t>
      </w:r>
    </w:p>
    <w:p w14:paraId="6FF45319" w14:textId="77777777" w:rsidR="0023352D" w:rsidRDefault="0023352D">
      <w:pPr>
        <w:pStyle w:val="CommentText"/>
      </w:pPr>
    </w:p>
    <w:p w14:paraId="0B24CD56" w14:textId="77777777" w:rsidR="0023352D" w:rsidRPr="00063550" w:rsidRDefault="0023352D" w:rsidP="0023352D">
      <w:pPr>
        <w:widowControl w:val="0"/>
        <w:pBdr>
          <w:top w:val="nil"/>
          <w:left w:val="nil"/>
          <w:bottom w:val="nil"/>
          <w:right w:val="nil"/>
          <w:between w:val="nil"/>
        </w:pBdr>
        <w:spacing w:line="240" w:lineRule="auto"/>
        <w:ind w:left="720" w:hanging="720"/>
        <w:rPr>
          <w:lang w:val="en-US"/>
        </w:rPr>
      </w:pPr>
      <w:hyperlink r:id="rId2">
        <w:r w:rsidRPr="0023352D">
          <w:rPr>
            <w:lang w:val="es-ES"/>
          </w:rPr>
          <w:t xml:space="preserve">Stefanescu C, Soto DX, Talavera G, Vila R, Hobson KA. 2016. </w:t>
        </w:r>
        <w:r w:rsidRPr="00063550">
          <w:rPr>
            <w:lang w:val="en-US"/>
          </w:rPr>
          <w:t xml:space="preserve">Long-distance autumn migration across the Sahara by painted lady butterflies: exploiting resource pulses in the tropical savannah. </w:t>
        </w:r>
      </w:hyperlink>
      <w:hyperlink r:id="rId3">
        <w:r w:rsidRPr="00063550">
          <w:rPr>
            <w:i/>
            <w:lang w:val="en-US"/>
          </w:rPr>
          <w:t xml:space="preserve">Biol Lett </w:t>
        </w:r>
      </w:hyperlink>
      <w:hyperlink r:id="rId4">
        <w:r w:rsidRPr="00063550">
          <w:rPr>
            <w:b/>
            <w:lang w:val="en-US"/>
          </w:rPr>
          <w:t>12</w:t>
        </w:r>
      </w:hyperlink>
      <w:hyperlink r:id="rId5">
        <w:r w:rsidRPr="00063550">
          <w:rPr>
            <w:lang w:val="en-US"/>
          </w:rPr>
          <w:t>: 20160561.</w:t>
        </w:r>
      </w:hyperlink>
    </w:p>
    <w:p w14:paraId="632A4BEE" w14:textId="1D661304" w:rsidR="0023352D" w:rsidRDefault="0023352D">
      <w:pPr>
        <w:pStyle w:val="CommentText"/>
      </w:pPr>
    </w:p>
  </w:comment>
  <w:comment w:id="70" w:author="Gerard Talavera" w:date="2022-03-31T22:50:00Z" w:initials="GT">
    <w:p w14:paraId="26FBA552" w14:textId="77777777" w:rsidR="0023352D" w:rsidRDefault="0023352D">
      <w:pPr>
        <w:pStyle w:val="CommentText"/>
      </w:pPr>
      <w:r>
        <w:rPr>
          <w:rStyle w:val="CommentReference"/>
        </w:rPr>
        <w:annotationRef/>
      </w:r>
      <w:r w:rsidR="00F340BC">
        <w:t>This is a bit optimistic, most of these records are very residual and not verified.</w:t>
      </w:r>
      <w:r>
        <w:t xml:space="preserve"> The HOSTS database has many errors, but is what we have.</w:t>
      </w:r>
      <w:r w:rsidR="00F340BC">
        <w:t xml:space="preserve"> </w:t>
      </w:r>
    </w:p>
    <w:p w14:paraId="29DEE434" w14:textId="77777777" w:rsidR="00F340BC" w:rsidRDefault="00F340BC">
      <w:pPr>
        <w:pStyle w:val="CommentText"/>
      </w:pPr>
    </w:p>
    <w:p w14:paraId="576FE8AC" w14:textId="4BE6B56E" w:rsidR="00F340BC" w:rsidRDefault="00F340BC">
      <w:pPr>
        <w:pStyle w:val="CommentText"/>
      </w:pPr>
      <w:r>
        <w:t>Maybe cite Ackery</w:t>
      </w:r>
      <w:r w:rsidR="002473AC">
        <w:t xml:space="preserve"> 1988</w:t>
      </w:r>
      <w:r>
        <w:t xml:space="preserve"> again here</w:t>
      </w:r>
    </w:p>
    <w:p w14:paraId="14CC5E60" w14:textId="77777777" w:rsidR="00F340BC" w:rsidRDefault="00F340BC">
      <w:pPr>
        <w:pStyle w:val="CommentText"/>
      </w:pPr>
    </w:p>
    <w:p w14:paraId="7048692B" w14:textId="77777777" w:rsidR="00F340BC" w:rsidRDefault="00F340BC">
      <w:pPr>
        <w:pStyle w:val="CommentText"/>
      </w:pPr>
      <w:r>
        <w:t>he compiles 63 genera in 11 families (the one in Ulmus is almost sure an error), so would be 10.</w:t>
      </w:r>
    </w:p>
    <w:p w14:paraId="46BB8CEC" w14:textId="77777777" w:rsidR="002473AC" w:rsidRDefault="002473AC">
      <w:pPr>
        <w:pStyle w:val="CommentText"/>
      </w:pPr>
    </w:p>
    <w:p w14:paraId="47337CC4" w14:textId="77777777" w:rsidR="002473AC" w:rsidRDefault="002473AC">
      <w:pPr>
        <w:pStyle w:val="CommentText"/>
      </w:pPr>
      <w:r>
        <w:t>that could be a detail to include so it gives some perspective: &gt; 300 different larval host-plants species in 11 plant families.</w:t>
      </w:r>
    </w:p>
    <w:p w14:paraId="292D2731" w14:textId="77777777" w:rsidR="002473AC" w:rsidRDefault="002473AC">
      <w:pPr>
        <w:pStyle w:val="CommentText"/>
      </w:pPr>
    </w:p>
    <w:p w14:paraId="6B272C62" w14:textId="79F357A2" w:rsidR="002473AC" w:rsidRDefault="002473AC">
      <w:pPr>
        <w:pStyle w:val="CommentText"/>
      </w:pPr>
      <w:r>
        <w:t>So you would say why to remove extremely? because this polyphagy is not reflected in the field in terms of</w:t>
      </w:r>
      <w:r w:rsidR="00F84FEB">
        <w:t xml:space="preserve"> lack of</w:t>
      </w:r>
      <w:r>
        <w:t xml:space="preserve"> preferences and relative abundances</w:t>
      </w:r>
      <w:r w:rsidR="00F84FEB">
        <w:t xml:space="preserve"> on each plant.</w:t>
      </w:r>
    </w:p>
  </w:comment>
  <w:comment w:id="72" w:author="Gerard Talavera" w:date="2022-03-31T22:51:00Z" w:initials="GT">
    <w:p w14:paraId="162267CB" w14:textId="4D973070" w:rsidR="0023352D" w:rsidRDefault="0023352D">
      <w:pPr>
        <w:pStyle w:val="CommentText"/>
      </w:pPr>
      <w:r>
        <w:rPr>
          <w:rStyle w:val="CommentReference"/>
        </w:rPr>
        <w:annotationRef/>
      </w:r>
      <w:r>
        <w:t>or alternatively: “to other temperate migratory butterflies”</w:t>
      </w:r>
    </w:p>
  </w:comment>
  <w:comment w:id="75" w:author="Gerard Talavera" w:date="2022-03-31T23:02:00Z" w:initials="GT">
    <w:p w14:paraId="601C4C43" w14:textId="61A75110" w:rsidR="00B93065" w:rsidRDefault="00B93065">
      <w:pPr>
        <w:pStyle w:val="CommentText"/>
      </w:pPr>
      <w:r>
        <w:rPr>
          <w:rStyle w:val="CommentReference"/>
        </w:rPr>
        <w:annotationRef/>
      </w:r>
      <w:r>
        <w:t>could we scale this relatively? a “relatively low number...” Not sure if that is what you want to say, but limited could be a bit ambiguous?</w:t>
      </w:r>
    </w:p>
  </w:comment>
  <w:comment w:id="76" w:author="Gerard Talavera" w:date="2022-03-31T23:04:00Z" w:initials="GT">
    <w:p w14:paraId="6ADDC078" w14:textId="0D083263" w:rsidR="00B93065" w:rsidRDefault="00B93065">
      <w:pPr>
        <w:pStyle w:val="CommentText"/>
      </w:pPr>
      <w:r>
        <w:rPr>
          <w:rStyle w:val="CommentReference"/>
        </w:rPr>
        <w:annotationRef/>
      </w:r>
      <w:r>
        <w:t>maybe say “migratory insects”? (although you say migration later, it could be read as “all insects migrate...”</w:t>
      </w:r>
    </w:p>
  </w:comment>
  <w:comment w:id="77" w:author="Gerard Talavera" w:date="2022-03-31T23:14:00Z" w:initials="GT">
    <w:p w14:paraId="7CB6B3C2" w14:textId="0FEBBC8C" w:rsidR="00E75985" w:rsidRDefault="00E75985">
      <w:pPr>
        <w:pStyle w:val="CommentText"/>
      </w:pPr>
      <w:r>
        <w:rPr>
          <w:rStyle w:val="CommentReference"/>
        </w:rPr>
        <w:annotationRef/>
      </w:r>
      <w:r>
        <w:t xml:space="preserve">This is another good reference to maybe cite around this discussion. Delayed production of egg loads </w:t>
      </w:r>
      <w:r w:rsidR="00F67786">
        <w:t xml:space="preserve">may </w:t>
      </w:r>
      <w:r>
        <w:t>allow secuetration for higher levels of fat</w:t>
      </w:r>
    </w:p>
    <w:p w14:paraId="105F14DC" w14:textId="77777777" w:rsidR="00E75985" w:rsidRDefault="00E75985">
      <w:pPr>
        <w:pStyle w:val="CommentText"/>
      </w:pPr>
    </w:p>
    <w:p w14:paraId="1B1CFDEC" w14:textId="705019CA" w:rsidR="00E75985" w:rsidRDefault="00E75985">
      <w:pPr>
        <w:pStyle w:val="CommentText"/>
      </w:pPr>
      <w:hyperlink r:id="rId6" w:history="1">
        <w:r w:rsidRPr="006A68EF">
          <w:rPr>
            <w:rStyle w:val="Hyperlink"/>
          </w:rPr>
          <w:t>https://royalsocietypublishing.org/doi/10.1098/rsbl.2020.0393</w:t>
        </w:r>
      </w:hyperlink>
    </w:p>
    <w:p w14:paraId="0D1F19DE" w14:textId="23269B35" w:rsidR="00E75985" w:rsidRDefault="00E75985">
      <w:pPr>
        <w:pStyle w:val="CommentText"/>
      </w:pPr>
    </w:p>
  </w:comment>
  <w:comment w:id="78" w:author="Gerard Talavera" w:date="2022-03-31T23:18:00Z" w:initials="GT">
    <w:p w14:paraId="45F68E6C" w14:textId="032C9D9E" w:rsidR="00A83D3D" w:rsidRDefault="00A83D3D">
      <w:pPr>
        <w:pStyle w:val="CommentText"/>
      </w:pPr>
      <w:r>
        <w:rPr>
          <w:rStyle w:val="CommentReference"/>
        </w:rPr>
        <w:annotationRef/>
      </w:r>
      <w:r>
        <w:t>could be, although it is supposed that individuals do not migrate after entering reproductive phase anymore. Still, they probably keep dispersing enough. But having many options in the same area is of course an advantage.</w:t>
      </w:r>
    </w:p>
  </w:comment>
  <w:comment w:id="80" w:author="Gerard Talavera" w:date="2022-03-31T23:17:00Z" w:initials="GT">
    <w:p w14:paraId="026072EA" w14:textId="14E590F4" w:rsidR="00A83D3D" w:rsidRDefault="00A83D3D">
      <w:pPr>
        <w:pStyle w:val="CommentText"/>
      </w:pPr>
      <w:r>
        <w:rPr>
          <w:rStyle w:val="CommentReference"/>
        </w:rPr>
        <w:annotationRef/>
      </w:r>
      <w:r>
        <w:t>maybe cite Ackery 1988 again?</w:t>
      </w:r>
    </w:p>
  </w:comment>
  <w:comment w:id="82" w:author="Roger Vila" w:date="2022-03-29T13:44:00Z" w:initials="RV">
    <w:p w14:paraId="2FB4B42A" w14:textId="5E6E1C2D" w:rsidR="002C765A" w:rsidRDefault="002C765A">
      <w:pPr>
        <w:pStyle w:val="CommentText"/>
      </w:pPr>
      <w:r>
        <w:rPr>
          <w:rStyle w:val="CommentReference"/>
        </w:rPr>
        <w:annotationRef/>
      </w:r>
      <w:r>
        <w:t>The superfamily or some specific subfamily or even gene? Not clear what we are talking about here.</w:t>
      </w:r>
    </w:p>
  </w:comment>
  <w:comment w:id="83" w:author="Gerard Talavera" w:date="2022-03-31T23:22:00Z" w:initials="GT">
    <w:p w14:paraId="3EA8F58A" w14:textId="6A95FEB6" w:rsidR="00DB283A" w:rsidRDefault="0032074B">
      <w:pPr>
        <w:pStyle w:val="CommentText"/>
      </w:pPr>
      <w:r>
        <w:rPr>
          <w:rStyle w:val="CommentReference"/>
        </w:rPr>
        <w:annotationRef/>
      </w:r>
      <w:r>
        <w:t>But aren’t we assuming here that non-migratory is the ancestral state? we don’t know that.</w:t>
      </w:r>
      <w:r w:rsidR="00DB283A">
        <w:t xml:space="preserve"> Neither the non-diapausing.</w:t>
      </w:r>
      <w:r w:rsidR="0010229E">
        <w:t xml:space="preserve"> At least at the cardui-tameamea node?</w:t>
      </w:r>
    </w:p>
    <w:p w14:paraId="221A86F9" w14:textId="77777777" w:rsidR="0032074B" w:rsidRDefault="0032074B">
      <w:pPr>
        <w:pStyle w:val="CommentText"/>
      </w:pPr>
    </w:p>
    <w:p w14:paraId="7CF13E4B" w14:textId="50B3F067" w:rsidR="0032074B" w:rsidRDefault="0032074B">
      <w:pPr>
        <w:pStyle w:val="CommentText"/>
      </w:pPr>
    </w:p>
  </w:comment>
  <w:comment w:id="88" w:author="Roger Vila" w:date="2022-03-29T13:49:00Z" w:initials="RV">
    <w:p w14:paraId="46DAD86B" w14:textId="09556543" w:rsidR="002C765A" w:rsidRDefault="002C765A">
      <w:pPr>
        <w:pStyle w:val="CommentText"/>
      </w:pPr>
      <w:r>
        <w:rPr>
          <w:rStyle w:val="CommentReference"/>
        </w:rPr>
        <w:annotationRef/>
      </w:r>
      <w:r>
        <w:t>Do you mean Papilionoidea clade (butterflies)? The paper seems to be about butterflies, not moths.</w:t>
      </w:r>
    </w:p>
  </w:comment>
  <w:comment w:id="89" w:author="Gerard Talavera" w:date="2022-03-31T23:28:00Z" w:initials="GT">
    <w:p w14:paraId="56F8691C" w14:textId="59DB4F64" w:rsidR="00FB0427" w:rsidRDefault="00FB0427">
      <w:pPr>
        <w:pStyle w:val="CommentText"/>
      </w:pPr>
      <w:r>
        <w:rPr>
          <w:rStyle w:val="CommentReference"/>
        </w:rPr>
        <w:annotationRef/>
      </w:r>
      <w:r>
        <w:t>would be worth adding this here?</w:t>
      </w:r>
    </w:p>
    <w:p w14:paraId="7E062CB7" w14:textId="77777777" w:rsidR="00FB0427" w:rsidRDefault="00FB0427">
      <w:pPr>
        <w:pStyle w:val="CommentText"/>
      </w:pPr>
    </w:p>
    <w:p w14:paraId="7ABF0CB4" w14:textId="6AC35613" w:rsidR="00FB0427" w:rsidRDefault="00FB0427">
      <w:pPr>
        <w:pStyle w:val="CommentText"/>
      </w:pPr>
      <w:r>
        <w:t>“and in the Vanessa genus (Wahlberg &amp; Rubinoff)”</w:t>
      </w:r>
    </w:p>
  </w:comment>
  <w:comment w:id="90" w:author="Roger Vila" w:date="2022-03-29T14:16:00Z" w:initials="RV">
    <w:p w14:paraId="5990E846" w14:textId="77A6D73C" w:rsidR="002C765A" w:rsidRDefault="002C765A">
      <w:pPr>
        <w:pStyle w:val="CommentText"/>
      </w:pPr>
      <w:r>
        <w:rPr>
          <w:rStyle w:val="CommentReference"/>
        </w:rPr>
        <w:annotationRef/>
      </w:r>
      <w:r>
        <w:t>Among other things, it seems to be usually related to midgut in Manduca sexta moth (control of alkaline digestion? Lepidoptera seem to have a rather unique alkaline digestion) and in sensilla (flight/orientation?).</w:t>
      </w:r>
    </w:p>
    <w:p w14:paraId="4E8800AE" w14:textId="22EF8368" w:rsidR="002C765A" w:rsidRDefault="002C765A">
      <w:pPr>
        <w:pStyle w:val="CommentText"/>
      </w:pPr>
    </w:p>
  </w:comment>
  <w:comment w:id="91" w:author="Gerard Talavera" w:date="2022-03-31T23:32:00Z" w:initials="GT">
    <w:p w14:paraId="229C44C7" w14:textId="2ECB573D" w:rsidR="00543737" w:rsidRDefault="00543737">
      <w:pPr>
        <w:pStyle w:val="CommentText"/>
      </w:pPr>
      <w:r>
        <w:rPr>
          <w:rStyle w:val="CommentReference"/>
        </w:rPr>
        <w:annotationRef/>
      </w:r>
      <w:r>
        <w:t>If you find it interesting we could also note</w:t>
      </w:r>
      <w:r w:rsidR="00BE4486">
        <w:t xml:space="preserve"> the relevance in the reversed way:</w:t>
      </w:r>
      <w:r>
        <w:t xml:space="preserve"> that the characterization of genes (or expansion of gene families) in known migratory Lepidoptera could help diagnosing migratory lifestile in other taxa through genomic surveys, as the migratory phenotype is suspected to be largely unknown  for many Lepidoptera in particular, and for most insects in general.</w:t>
      </w:r>
    </w:p>
    <w:p w14:paraId="1153FFD3" w14:textId="77777777" w:rsidR="001D48E5" w:rsidRDefault="001D48E5">
      <w:pPr>
        <w:pStyle w:val="CommentText"/>
      </w:pPr>
    </w:p>
    <w:p w14:paraId="691360C7" w14:textId="2C7DF402" w:rsidR="001D48E5" w:rsidRDefault="001D48E5">
      <w:pPr>
        <w:pStyle w:val="CommentText"/>
      </w:pPr>
      <w:r>
        <w:t>Well, this will be one of our next big projects! :)</w:t>
      </w:r>
    </w:p>
  </w:comment>
  <w:comment w:id="93" w:author="Gerard Talavera" w:date="2022-04-01T08:50:00Z" w:initials="GT">
    <w:p w14:paraId="3689BAF9" w14:textId="4AE0DF19" w:rsidR="005B7A19" w:rsidRDefault="005B7A19">
      <w:pPr>
        <w:pStyle w:val="CommentText"/>
      </w:pPr>
      <w:r>
        <w:rPr>
          <w:rStyle w:val="CommentReference"/>
        </w:rPr>
        <w:annotationRef/>
      </w:r>
      <w:r>
        <w:t>Not sure how Aleix has decided his signature</w:t>
      </w:r>
    </w:p>
  </w:comment>
  <w:comment w:id="104" w:author="Gerard Talavera" w:date="2022-04-01T08:52:00Z" w:initials="GT">
    <w:p w14:paraId="4B4F03BC" w14:textId="2B06FB99" w:rsidR="002F301B" w:rsidRDefault="002F301B">
      <w:pPr>
        <w:pStyle w:val="CommentText"/>
      </w:pPr>
      <w:r>
        <w:rPr>
          <w:rStyle w:val="CommentReference"/>
        </w:rPr>
        <w:annotationRef/>
      </w:r>
      <w:r>
        <w:t>+ et al.?</w:t>
      </w:r>
    </w:p>
  </w:comment>
  <w:comment w:id="107" w:author="Gerard Talavera" w:date="2022-04-01T08:51:00Z" w:initials="GT">
    <w:p w14:paraId="2FDBA597" w14:textId="2F93C888" w:rsidR="005B7A19" w:rsidRDefault="005B7A19">
      <w:pPr>
        <w:pStyle w:val="CommentText"/>
      </w:pPr>
      <w:r>
        <w:rPr>
          <w:rStyle w:val="CommentReference"/>
        </w:rPr>
        <w:annotationRef/>
      </w:r>
      <w:r>
        <w:t>Is this correct gramatically? Maybe use “This indicate that” for clarity?</w:t>
      </w:r>
    </w:p>
  </w:comment>
  <w:comment w:id="115" w:author="Roger Vila" w:date="2022-03-29T14:49:00Z" w:initials="RV">
    <w:p w14:paraId="3F85AA6E" w14:textId="5214880C" w:rsidR="002C765A" w:rsidRDefault="002C765A">
      <w:pPr>
        <w:pStyle w:val="CommentText"/>
      </w:pPr>
      <w:r>
        <w:rPr>
          <w:rStyle w:val="CommentReference"/>
        </w:rPr>
        <w:annotationRef/>
      </w:r>
      <w:r>
        <w:t>It is always hard to sat unmatched… cardui feeds mostly on Asteraceae, with some exceptions. There are moths that are way more polyphagous than cardui</w:t>
      </w:r>
    </w:p>
  </w:comment>
  <w:comment w:id="119" w:author="Roger Vila" w:date="2022-03-29T15:35:00Z" w:initials="RV">
    <w:p w14:paraId="0F8D927B" w14:textId="7FEF96E0" w:rsidR="002C765A" w:rsidRDefault="002C765A">
      <w:pPr>
        <w:pStyle w:val="CommentText"/>
      </w:pPr>
      <w:r>
        <w:rPr>
          <w:rStyle w:val="CommentReference"/>
        </w:rPr>
        <w:annotationRef/>
      </w:r>
      <w:r>
        <w:t>Not in S. America and in Australia it is replaced by the sister kershawi (now generally considered a species).</w:t>
      </w:r>
    </w:p>
  </w:comment>
  <w:comment w:id="124" w:author="Gerard Talavera" w:date="2022-04-01T09:04:00Z" w:initials="GT">
    <w:p w14:paraId="076C8533" w14:textId="63F09279" w:rsidR="00BD7862" w:rsidRDefault="00BD7862">
      <w:pPr>
        <w:pStyle w:val="CommentText"/>
      </w:pPr>
      <w:r>
        <w:rPr>
          <w:rStyle w:val="CommentReference"/>
        </w:rPr>
        <w:annotationRef/>
      </w:r>
      <w:r>
        <w:t>a?</w:t>
      </w:r>
    </w:p>
  </w:comment>
  <w:comment w:id="130" w:author="Gerard Talavera" w:date="2022-04-01T09:52:00Z" w:initials="GT">
    <w:p w14:paraId="5485A095" w14:textId="0209D6AE" w:rsidR="00963303" w:rsidRDefault="00963303">
      <w:pPr>
        <w:pStyle w:val="CommentText"/>
      </w:pPr>
      <w:r>
        <w:rPr>
          <w:rStyle w:val="CommentReference"/>
        </w:rPr>
        <w:annotationRef/>
      </w:r>
      <w:r>
        <w:t>“the first run of MAKER”? “the first iteration”?</w:t>
      </w:r>
    </w:p>
  </w:comment>
  <w:comment w:id="132" w:author="Gerard Talavera" w:date="2022-04-01T09:57:00Z" w:initials="GT">
    <w:p w14:paraId="5A4FB14C" w14:textId="23123C5C" w:rsidR="00930336" w:rsidRDefault="00930336">
      <w:pPr>
        <w:pStyle w:val="CommentText"/>
      </w:pPr>
      <w:r>
        <w:rPr>
          <w:rStyle w:val="CommentReference"/>
        </w:rPr>
        <w:annotationRef/>
      </w:r>
      <w:r>
        <w:t>are we providing these resources in the supplementary information in some way?</w:t>
      </w:r>
      <w:r w:rsidR="004211F1">
        <w:t xml:space="preserve"> If yes, make sure this is referenced in the different parts of the text (Available in supplementary, or github...)</w:t>
      </w:r>
    </w:p>
  </w:comment>
  <w:comment w:id="136" w:author="Gerard Talavera" w:date="2022-04-01T10:11:00Z" w:initials="GT">
    <w:p w14:paraId="413B71BB" w14:textId="77777777" w:rsidR="000907CE" w:rsidRDefault="000907CE">
      <w:pPr>
        <w:pStyle w:val="CommentText"/>
      </w:pPr>
      <w:r>
        <w:rPr>
          <w:rStyle w:val="CommentReference"/>
        </w:rPr>
        <w:annotationRef/>
      </w:r>
      <w:r>
        <w:t>I have doubts that the results obtained from this test are specific to V. cardui. Should we say to the V. cardui lineage or the lineage represented by V. cardui?</w:t>
      </w:r>
    </w:p>
    <w:p w14:paraId="70A6D716" w14:textId="77777777" w:rsidR="000907CE" w:rsidRDefault="000907CE">
      <w:pPr>
        <w:pStyle w:val="CommentText"/>
      </w:pPr>
    </w:p>
    <w:p w14:paraId="09965974" w14:textId="29D02AB4" w:rsidR="000907CE" w:rsidRDefault="000907CE">
      <w:pPr>
        <w:pStyle w:val="CommentText"/>
      </w:pPr>
      <w:r>
        <w:t>As we don’t have a fully sampled tree, the changes are relative to the closest representative, which is V. tameamea, so changes could have happened anytime along the common branches in the V. cardui lineage?</w:t>
      </w:r>
    </w:p>
  </w:comment>
  <w:comment w:id="176" w:author="Gerard Talavera" w:date="2022-04-01T10:41:00Z" w:initials="GT">
    <w:p w14:paraId="5069154E" w14:textId="4740BF7B" w:rsidR="005103DC" w:rsidRDefault="005103DC">
      <w:pPr>
        <w:pStyle w:val="CommentText"/>
      </w:pPr>
      <w:r>
        <w:rPr>
          <w:rStyle w:val="CommentReference"/>
        </w:rPr>
        <w:annotationRef/>
      </w:r>
      <w:r>
        <w:t>Maybe the colors of the bars could be more different between them? Also, writing the three GO-categories in the figure would probably make things easier.</w:t>
      </w:r>
    </w:p>
  </w:comment>
  <w:comment w:id="199" w:author="Gerard Talavera" w:date="2022-04-01T10:55:00Z" w:initials="GT">
    <w:p w14:paraId="0C7151EF" w14:textId="77777777" w:rsidR="007E60BD" w:rsidRDefault="007E60BD">
      <w:pPr>
        <w:pStyle w:val="CommentText"/>
      </w:pPr>
      <w:r>
        <w:rPr>
          <w:rStyle w:val="CommentReference"/>
        </w:rPr>
        <w:annotationRef/>
      </w:r>
      <w:r>
        <w:t>Junonia coenia is actually migratory, and listed in the review by Chowdhury et al with multiple sources of evidence. Many Junonia are migratory</w:t>
      </w:r>
      <w:r w:rsidR="00F27B35">
        <w:t xml:space="preserve">, so it is a genus case similar to Vanessa or Danaus. Maybe not in the obligate level of migration of Vanessa or Danaus, but still highly mobile. </w:t>
      </w:r>
    </w:p>
    <w:p w14:paraId="0BA00DF3" w14:textId="77777777" w:rsidR="00F27B35" w:rsidRDefault="00F27B35">
      <w:pPr>
        <w:pStyle w:val="CommentText"/>
      </w:pPr>
    </w:p>
    <w:p w14:paraId="0D95B98F" w14:textId="7353EF44" w:rsidR="00F27B35" w:rsidRDefault="00F27B35">
      <w:pPr>
        <w:pStyle w:val="CommentText"/>
      </w:pPr>
      <w:r>
        <w:t>Could you check if similar</w:t>
      </w:r>
    </w:p>
  </w:comment>
  <w:comment w:id="200" w:author="Gerard Talavera" w:date="2022-04-01T10:57:00Z" w:initials="GT">
    <w:p w14:paraId="12734845" w14:textId="1B26F83D" w:rsidR="007E60BD" w:rsidRDefault="007E60BD">
      <w:pPr>
        <w:pStyle w:val="CommentText"/>
      </w:pPr>
      <w:r>
        <w:rPr>
          <w:rStyle w:val="CommentReference"/>
        </w:rPr>
        <w:annotationRef/>
      </w:r>
      <w:r>
        <w:t>This is also listed as potentially migratory, although just based on one source of evidence. I don’t believe this is migratory</w:t>
      </w:r>
      <w:r w:rsidR="00774F3F">
        <w:t xml:space="preserve"> at any level</w:t>
      </w:r>
      <w:r>
        <w:t xml:space="preserve"> and it is what we call “dispersive” in the other paper</w:t>
      </w:r>
      <w:r w:rsidR="00774F3F">
        <w:t>. That a moving flock was once observed to move doesn’t mean they are migratory.</w:t>
      </w:r>
    </w:p>
  </w:comment>
  <w:comment w:id="204" w:author="Roger Vila" w:date="2022-03-29T13:31:00Z" w:initials="RV">
    <w:p w14:paraId="6A2A5AFE" w14:textId="6321786E" w:rsidR="002C765A" w:rsidRDefault="002C765A">
      <w:pPr>
        <w:pStyle w:val="CommentText"/>
      </w:pPr>
      <w:r>
        <w:rPr>
          <w:rStyle w:val="CommentReference"/>
        </w:rPr>
        <w:annotationRef/>
      </w:r>
      <w:r>
        <w:t>In this row I see a white line that I don’t see in the others.</w:t>
      </w:r>
    </w:p>
  </w:comment>
  <w:comment w:id="205" w:author="Roger Vila" w:date="2022-03-29T13:33:00Z" w:initials="RV">
    <w:p w14:paraId="49530747" w14:textId="52986BA1" w:rsidR="002C765A" w:rsidRDefault="002C765A">
      <w:pPr>
        <w:pStyle w:val="CommentText"/>
      </w:pPr>
      <w:r>
        <w:rPr>
          <w:rStyle w:val="CommentReference"/>
        </w:rPr>
        <w:annotationRef/>
      </w:r>
      <w:r>
        <w:t>What is S:A? Also, by making the row with a bit smaller we can avoid this row in another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D92332" w15:done="0"/>
  <w15:commentEx w15:paraId="098F3016" w15:done="0"/>
  <w15:commentEx w15:paraId="2E9B8B53" w15:done="0"/>
  <w15:commentEx w15:paraId="47367202" w15:done="0"/>
  <w15:commentEx w15:paraId="5DB927CA" w15:done="0"/>
  <w15:commentEx w15:paraId="2CA16EF9" w15:done="0"/>
  <w15:commentEx w15:paraId="52127683" w15:done="0"/>
  <w15:commentEx w15:paraId="3C60EB15" w15:done="0"/>
  <w15:commentEx w15:paraId="1C639501" w15:done="0"/>
  <w15:commentEx w15:paraId="153D975D" w15:done="0"/>
  <w15:commentEx w15:paraId="6CE17E43" w15:done="0"/>
  <w15:commentEx w15:paraId="10A75B4A" w15:done="0"/>
  <w15:commentEx w15:paraId="131763AF" w15:done="0"/>
  <w15:commentEx w15:paraId="4448986F" w15:done="0"/>
  <w15:commentEx w15:paraId="115064CC" w15:done="0"/>
  <w15:commentEx w15:paraId="632A4BEE" w15:done="0"/>
  <w15:commentEx w15:paraId="6B272C62" w15:done="0"/>
  <w15:commentEx w15:paraId="162267CB" w15:done="0"/>
  <w15:commentEx w15:paraId="601C4C43" w15:done="0"/>
  <w15:commentEx w15:paraId="6ADDC078" w15:done="0"/>
  <w15:commentEx w15:paraId="0D1F19DE" w15:done="0"/>
  <w15:commentEx w15:paraId="45F68E6C" w15:done="0"/>
  <w15:commentEx w15:paraId="026072EA" w15:done="0"/>
  <w15:commentEx w15:paraId="2FB4B42A" w15:done="0"/>
  <w15:commentEx w15:paraId="7CF13E4B" w15:done="0"/>
  <w15:commentEx w15:paraId="46DAD86B" w15:done="0"/>
  <w15:commentEx w15:paraId="7ABF0CB4" w15:done="0"/>
  <w15:commentEx w15:paraId="4E8800AE" w15:done="0"/>
  <w15:commentEx w15:paraId="691360C7" w15:done="0"/>
  <w15:commentEx w15:paraId="3689BAF9" w15:done="0"/>
  <w15:commentEx w15:paraId="4B4F03BC" w15:done="0"/>
  <w15:commentEx w15:paraId="2FDBA597" w15:done="0"/>
  <w15:commentEx w15:paraId="3F85AA6E" w15:done="0"/>
  <w15:commentEx w15:paraId="0F8D927B" w15:done="0"/>
  <w15:commentEx w15:paraId="076C8533" w15:done="0"/>
  <w15:commentEx w15:paraId="5485A095" w15:done="0"/>
  <w15:commentEx w15:paraId="5A4FB14C" w15:done="0"/>
  <w15:commentEx w15:paraId="09965974" w15:done="0"/>
  <w15:commentEx w15:paraId="5069154E" w15:done="0"/>
  <w15:commentEx w15:paraId="0D95B98F" w15:done="0"/>
  <w15:commentEx w15:paraId="12734845" w15:done="0"/>
  <w15:commentEx w15:paraId="6A2A5AFE" w15:done="0"/>
  <w15:commentEx w15:paraId="495307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F004B3" w16cex:dateUtc="2022-03-31T08:45:00Z"/>
  <w16cex:commentExtensible w16cex:durableId="25F053B9" w16cex:dateUtc="2022-03-31T14:22:00Z"/>
  <w16cex:commentExtensible w16cex:durableId="25F00E93" w16cex:dateUtc="2022-03-31T09:27:00Z"/>
  <w16cex:commentExtensible w16cex:durableId="25F010CB" w16cex:dateUtc="2022-03-31T09:36:00Z"/>
  <w16cex:commentExtensible w16cex:durableId="25F0111C" w16cex:dateUtc="2022-03-31T09:38:00Z"/>
  <w16cex:commentExtensible w16cex:durableId="25F00FCC" w16cex:dateUtc="2022-03-31T09:32:00Z"/>
  <w16cex:commentExtensible w16cex:durableId="25F00F4C" w16cex:dateUtc="2022-03-31T09:30:00Z"/>
  <w16cex:commentExtensible w16cex:durableId="25F08DEC" w16cex:dateUtc="2022-03-31T18:30:00Z"/>
  <w16cex:commentExtensible w16cex:durableId="25F08F21" w16cex:dateUtc="2022-03-31T18:35:00Z"/>
  <w16cex:commentExtensible w16cex:durableId="25F16A8B" w16cex:dateUtc="2022-04-01T10:11:00Z"/>
  <w16cex:commentExtensible w16cex:durableId="25F16B0E" w16cex:dateUtc="2022-04-01T10:14:00Z"/>
  <w16cex:commentExtensible w16cex:durableId="25ED8207" w16cex:dateUtc="2022-03-29T11:03:00Z"/>
  <w16cex:commentExtensible w16cex:durableId="25ED82F8" w16cex:dateUtc="2022-03-29T11:07:00Z"/>
  <w16cex:commentExtensible w16cex:durableId="25F16BAB" w16cex:dateUtc="2022-04-01T10:16:00Z"/>
  <w16cex:commentExtensible w16cex:durableId="25F16BE0" w16cex:dateUtc="2022-04-01T10:17:00Z"/>
  <w16cex:commentExtensible w16cex:durableId="25F0AE17" w16cex:dateUtc="2022-03-31T20:47:00Z"/>
  <w16cex:commentExtensible w16cex:durableId="25F0AE9C" w16cex:dateUtc="2022-03-31T20:50:00Z"/>
  <w16cex:commentExtensible w16cex:durableId="25F0AEE9" w16cex:dateUtc="2022-03-31T20:51:00Z"/>
  <w16cex:commentExtensible w16cex:durableId="25F0B17E" w16cex:dateUtc="2022-03-31T21:02:00Z"/>
  <w16cex:commentExtensible w16cex:durableId="25F0B1FB" w16cex:dateUtc="2022-03-31T21:04:00Z"/>
  <w16cex:commentExtensible w16cex:durableId="25F0B44E" w16cex:dateUtc="2022-03-31T21:14:00Z"/>
  <w16cex:commentExtensible w16cex:durableId="25F0B560" w16cex:dateUtc="2022-03-31T21:18:00Z"/>
  <w16cex:commentExtensible w16cex:durableId="25F0B511" w16cex:dateUtc="2022-03-31T21:17:00Z"/>
  <w16cex:commentExtensible w16cex:durableId="25ED8BC7" w16cex:dateUtc="2022-03-29T11:44:00Z"/>
  <w16cex:commentExtensible w16cex:durableId="25F0B638" w16cex:dateUtc="2022-03-31T21:22:00Z"/>
  <w16cex:commentExtensible w16cex:durableId="25ED8CEC" w16cex:dateUtc="2022-03-29T11:49:00Z"/>
  <w16cex:commentExtensible w16cex:durableId="25F0B7BB" w16cex:dateUtc="2022-03-31T21:28:00Z"/>
  <w16cex:commentExtensible w16cex:durableId="25ED933F" w16cex:dateUtc="2022-03-29T12:16:00Z"/>
  <w16cex:commentExtensible w16cex:durableId="25F0B899" w16cex:dateUtc="2022-03-31T21:32:00Z"/>
  <w16cex:commentExtensible w16cex:durableId="25F13B47" w16cex:dateUtc="2022-04-01T06:50:00Z"/>
  <w16cex:commentExtensible w16cex:durableId="25F13BB4" w16cex:dateUtc="2022-04-01T06:52:00Z"/>
  <w16cex:commentExtensible w16cex:durableId="25F13B75" w16cex:dateUtc="2022-04-01T06:51:00Z"/>
  <w16cex:commentExtensible w16cex:durableId="25ED9AFB" w16cex:dateUtc="2022-03-29T12:49:00Z"/>
  <w16cex:commentExtensible w16cex:durableId="25EDA5B8" w16cex:dateUtc="2022-03-29T13:35:00Z"/>
  <w16cex:commentExtensible w16cex:durableId="25F13EB1" w16cex:dateUtc="2022-04-01T07:04:00Z"/>
  <w16cex:commentExtensible w16cex:durableId="25F149D8" w16cex:dateUtc="2022-04-01T07:52:00Z"/>
  <w16cex:commentExtensible w16cex:durableId="25F14B20" w16cex:dateUtc="2022-04-01T07:57:00Z"/>
  <w16cex:commentExtensible w16cex:durableId="25F14E6D" w16cex:dateUtc="2022-04-01T08:11:00Z"/>
  <w16cex:commentExtensible w16cex:durableId="25F15573" w16cex:dateUtc="2022-04-01T08:41:00Z"/>
  <w16cex:commentExtensible w16cex:durableId="25F158AD" w16cex:dateUtc="2022-04-01T08:55:00Z"/>
  <w16cex:commentExtensible w16cex:durableId="25F158FC" w16cex:dateUtc="2022-04-01T08:57:00Z"/>
  <w16cex:commentExtensible w16cex:durableId="25ED889B" w16cex:dateUtc="2022-03-29T11:31:00Z"/>
  <w16cex:commentExtensible w16cex:durableId="25ED8914" w16cex:dateUtc="2022-03-29T1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D92332" w16cid:durableId="25F004B3"/>
  <w16cid:commentId w16cid:paraId="098F3016" w16cid:durableId="25F053B9"/>
  <w16cid:commentId w16cid:paraId="2E9B8B53" w16cid:durableId="25F00E93"/>
  <w16cid:commentId w16cid:paraId="47367202" w16cid:durableId="25F010CB"/>
  <w16cid:commentId w16cid:paraId="5DB927CA" w16cid:durableId="25F0111C"/>
  <w16cid:commentId w16cid:paraId="2CA16EF9" w16cid:durableId="25F00FCC"/>
  <w16cid:commentId w16cid:paraId="52127683" w16cid:durableId="25F00F4C"/>
  <w16cid:commentId w16cid:paraId="3C60EB15" w16cid:durableId="25F08DEC"/>
  <w16cid:commentId w16cid:paraId="1C639501" w16cid:durableId="25F08F21"/>
  <w16cid:commentId w16cid:paraId="153D975D" w16cid:durableId="25F16A8B"/>
  <w16cid:commentId w16cid:paraId="6CE17E43" w16cid:durableId="25F16B0E"/>
  <w16cid:commentId w16cid:paraId="10A75B4A" w16cid:durableId="25ED8207"/>
  <w16cid:commentId w16cid:paraId="131763AF" w16cid:durableId="25ED82F8"/>
  <w16cid:commentId w16cid:paraId="4448986F" w16cid:durableId="25F16BAB"/>
  <w16cid:commentId w16cid:paraId="115064CC" w16cid:durableId="25F16BE0"/>
  <w16cid:commentId w16cid:paraId="632A4BEE" w16cid:durableId="25F0AE17"/>
  <w16cid:commentId w16cid:paraId="6B272C62" w16cid:durableId="25F0AE9C"/>
  <w16cid:commentId w16cid:paraId="162267CB" w16cid:durableId="25F0AEE9"/>
  <w16cid:commentId w16cid:paraId="601C4C43" w16cid:durableId="25F0B17E"/>
  <w16cid:commentId w16cid:paraId="6ADDC078" w16cid:durableId="25F0B1FB"/>
  <w16cid:commentId w16cid:paraId="0D1F19DE" w16cid:durableId="25F0B44E"/>
  <w16cid:commentId w16cid:paraId="45F68E6C" w16cid:durableId="25F0B560"/>
  <w16cid:commentId w16cid:paraId="026072EA" w16cid:durableId="25F0B511"/>
  <w16cid:commentId w16cid:paraId="2FB4B42A" w16cid:durableId="25ED8BC7"/>
  <w16cid:commentId w16cid:paraId="7CF13E4B" w16cid:durableId="25F0B638"/>
  <w16cid:commentId w16cid:paraId="46DAD86B" w16cid:durableId="25ED8CEC"/>
  <w16cid:commentId w16cid:paraId="7ABF0CB4" w16cid:durableId="25F0B7BB"/>
  <w16cid:commentId w16cid:paraId="4E8800AE" w16cid:durableId="25ED933F"/>
  <w16cid:commentId w16cid:paraId="691360C7" w16cid:durableId="25F0B899"/>
  <w16cid:commentId w16cid:paraId="3689BAF9" w16cid:durableId="25F13B47"/>
  <w16cid:commentId w16cid:paraId="4B4F03BC" w16cid:durableId="25F13BB4"/>
  <w16cid:commentId w16cid:paraId="2FDBA597" w16cid:durableId="25F13B75"/>
  <w16cid:commentId w16cid:paraId="3F85AA6E" w16cid:durableId="25ED9AFB"/>
  <w16cid:commentId w16cid:paraId="0F8D927B" w16cid:durableId="25EDA5B8"/>
  <w16cid:commentId w16cid:paraId="076C8533" w16cid:durableId="25F13EB1"/>
  <w16cid:commentId w16cid:paraId="5485A095" w16cid:durableId="25F149D8"/>
  <w16cid:commentId w16cid:paraId="5A4FB14C" w16cid:durableId="25F14B20"/>
  <w16cid:commentId w16cid:paraId="09965974" w16cid:durableId="25F14E6D"/>
  <w16cid:commentId w16cid:paraId="5069154E" w16cid:durableId="25F15573"/>
  <w16cid:commentId w16cid:paraId="0D95B98F" w16cid:durableId="25F158AD"/>
  <w16cid:commentId w16cid:paraId="12734845" w16cid:durableId="25F158FC"/>
  <w16cid:commentId w16cid:paraId="6A2A5AFE" w16cid:durableId="25ED889B"/>
  <w16cid:commentId w16cid:paraId="49530747" w16cid:durableId="25ED89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dvPSNCS">
    <w:altName w:val="Cambria"/>
    <w:panose1 w:val="020B0604020202020204"/>
    <w:charset w:val="00"/>
    <w:family w:val="roman"/>
    <w:notTrueType/>
    <w:pitch w:val="default"/>
  </w:font>
  <w:font w:name="AdvTTec369687+2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Proxima Nova">
    <w:altName w:val="Tahom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rard Talavera">
    <w15:presenceInfo w15:providerId="None" w15:userId="Gerard Talav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B76"/>
    <w:rsid w:val="0002316A"/>
    <w:rsid w:val="00032FDF"/>
    <w:rsid w:val="00063550"/>
    <w:rsid w:val="00071A50"/>
    <w:rsid w:val="00082C95"/>
    <w:rsid w:val="000907CE"/>
    <w:rsid w:val="0010229E"/>
    <w:rsid w:val="001056C2"/>
    <w:rsid w:val="0014698E"/>
    <w:rsid w:val="001D48E5"/>
    <w:rsid w:val="00207996"/>
    <w:rsid w:val="00227DD9"/>
    <w:rsid w:val="00231CCC"/>
    <w:rsid w:val="0023352D"/>
    <w:rsid w:val="002473AC"/>
    <w:rsid w:val="00270B8F"/>
    <w:rsid w:val="00290352"/>
    <w:rsid w:val="002C765A"/>
    <w:rsid w:val="002E7791"/>
    <w:rsid w:val="002F301B"/>
    <w:rsid w:val="002F7A85"/>
    <w:rsid w:val="0032074B"/>
    <w:rsid w:val="00390565"/>
    <w:rsid w:val="003E6B7A"/>
    <w:rsid w:val="003F031B"/>
    <w:rsid w:val="004167F9"/>
    <w:rsid w:val="004211F1"/>
    <w:rsid w:val="0048011B"/>
    <w:rsid w:val="004B4B5A"/>
    <w:rsid w:val="004E71CB"/>
    <w:rsid w:val="004F0A21"/>
    <w:rsid w:val="005103DC"/>
    <w:rsid w:val="00543737"/>
    <w:rsid w:val="00580C88"/>
    <w:rsid w:val="005B7A19"/>
    <w:rsid w:val="005D6BE1"/>
    <w:rsid w:val="005E4941"/>
    <w:rsid w:val="005F4270"/>
    <w:rsid w:val="00614A5D"/>
    <w:rsid w:val="00664B76"/>
    <w:rsid w:val="0067528D"/>
    <w:rsid w:val="006F0631"/>
    <w:rsid w:val="00717348"/>
    <w:rsid w:val="00774F3F"/>
    <w:rsid w:val="00797AE9"/>
    <w:rsid w:val="007D054B"/>
    <w:rsid w:val="007E60BD"/>
    <w:rsid w:val="00825ADE"/>
    <w:rsid w:val="00825B99"/>
    <w:rsid w:val="00862F6C"/>
    <w:rsid w:val="008A3762"/>
    <w:rsid w:val="008B4187"/>
    <w:rsid w:val="00930336"/>
    <w:rsid w:val="00963303"/>
    <w:rsid w:val="009754CF"/>
    <w:rsid w:val="00A708BF"/>
    <w:rsid w:val="00A83D3D"/>
    <w:rsid w:val="00A86344"/>
    <w:rsid w:val="00AC76D4"/>
    <w:rsid w:val="00AE7FA1"/>
    <w:rsid w:val="00B16A46"/>
    <w:rsid w:val="00B92BDA"/>
    <w:rsid w:val="00B93065"/>
    <w:rsid w:val="00BD7862"/>
    <w:rsid w:val="00BE214E"/>
    <w:rsid w:val="00BE4486"/>
    <w:rsid w:val="00BF264C"/>
    <w:rsid w:val="00C37D4D"/>
    <w:rsid w:val="00C653B6"/>
    <w:rsid w:val="00C84DCA"/>
    <w:rsid w:val="00C911FD"/>
    <w:rsid w:val="00CA5C3E"/>
    <w:rsid w:val="00D0720A"/>
    <w:rsid w:val="00D141D6"/>
    <w:rsid w:val="00D35716"/>
    <w:rsid w:val="00D61EAB"/>
    <w:rsid w:val="00DB283A"/>
    <w:rsid w:val="00DF618B"/>
    <w:rsid w:val="00E75985"/>
    <w:rsid w:val="00EA4812"/>
    <w:rsid w:val="00F06FEB"/>
    <w:rsid w:val="00F27B35"/>
    <w:rsid w:val="00F340BC"/>
    <w:rsid w:val="00F67786"/>
    <w:rsid w:val="00F84FEB"/>
    <w:rsid w:val="00FB0427"/>
    <w:rsid w:val="00FE4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B57262"/>
  <w15:docId w15:val="{A8318391-4F34-954E-B238-8768DB230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717348"/>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032FDF"/>
    <w:rPr>
      <w:sz w:val="16"/>
      <w:szCs w:val="16"/>
    </w:rPr>
  </w:style>
  <w:style w:type="paragraph" w:styleId="CommentText">
    <w:name w:val="annotation text"/>
    <w:basedOn w:val="Normal"/>
    <w:link w:val="CommentTextChar"/>
    <w:uiPriority w:val="99"/>
    <w:semiHidden/>
    <w:unhideWhenUsed/>
    <w:rsid w:val="00032FDF"/>
    <w:pPr>
      <w:spacing w:line="240" w:lineRule="auto"/>
    </w:pPr>
    <w:rPr>
      <w:sz w:val="20"/>
      <w:szCs w:val="20"/>
    </w:rPr>
  </w:style>
  <w:style w:type="character" w:customStyle="1" w:styleId="CommentTextChar">
    <w:name w:val="Comment Text Char"/>
    <w:basedOn w:val="DefaultParagraphFont"/>
    <w:link w:val="CommentText"/>
    <w:uiPriority w:val="99"/>
    <w:semiHidden/>
    <w:rsid w:val="00032FDF"/>
    <w:rPr>
      <w:sz w:val="20"/>
      <w:szCs w:val="20"/>
    </w:rPr>
  </w:style>
  <w:style w:type="paragraph" w:styleId="CommentSubject">
    <w:name w:val="annotation subject"/>
    <w:basedOn w:val="CommentText"/>
    <w:next w:val="CommentText"/>
    <w:link w:val="CommentSubjectChar"/>
    <w:uiPriority w:val="99"/>
    <w:semiHidden/>
    <w:unhideWhenUsed/>
    <w:rsid w:val="00032FDF"/>
    <w:rPr>
      <w:b/>
      <w:bCs/>
    </w:rPr>
  </w:style>
  <w:style w:type="character" w:customStyle="1" w:styleId="CommentSubjectChar">
    <w:name w:val="Comment Subject Char"/>
    <w:basedOn w:val="CommentTextChar"/>
    <w:link w:val="CommentSubject"/>
    <w:uiPriority w:val="99"/>
    <w:semiHidden/>
    <w:rsid w:val="00032FDF"/>
    <w:rPr>
      <w:b/>
      <w:bCs/>
      <w:sz w:val="20"/>
      <w:szCs w:val="20"/>
    </w:rPr>
  </w:style>
  <w:style w:type="paragraph" w:styleId="BalloonText">
    <w:name w:val="Balloon Text"/>
    <w:basedOn w:val="Normal"/>
    <w:link w:val="BalloonTextChar"/>
    <w:uiPriority w:val="99"/>
    <w:semiHidden/>
    <w:unhideWhenUsed/>
    <w:rsid w:val="002C765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C765A"/>
    <w:rPr>
      <w:rFonts w:ascii="Times New Roman" w:hAnsi="Times New Roman" w:cs="Times New Roman"/>
      <w:sz w:val="18"/>
      <w:szCs w:val="18"/>
    </w:rPr>
  </w:style>
  <w:style w:type="character" w:styleId="Hyperlink">
    <w:name w:val="Hyperlink"/>
    <w:basedOn w:val="DefaultParagraphFont"/>
    <w:uiPriority w:val="99"/>
    <w:unhideWhenUsed/>
    <w:rsid w:val="002F7A85"/>
    <w:rPr>
      <w:color w:val="0000FF" w:themeColor="hyperlink"/>
      <w:u w:val="single"/>
    </w:rPr>
  </w:style>
  <w:style w:type="character" w:styleId="UnresolvedMention">
    <w:name w:val="Unresolved Mention"/>
    <w:basedOn w:val="DefaultParagraphFont"/>
    <w:uiPriority w:val="99"/>
    <w:semiHidden/>
    <w:unhideWhenUsed/>
    <w:rsid w:val="002F7A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988554">
      <w:bodyDiv w:val="1"/>
      <w:marLeft w:val="0"/>
      <w:marRight w:val="0"/>
      <w:marTop w:val="0"/>
      <w:marBottom w:val="0"/>
      <w:divBdr>
        <w:top w:val="none" w:sz="0" w:space="0" w:color="auto"/>
        <w:left w:val="none" w:sz="0" w:space="0" w:color="auto"/>
        <w:bottom w:val="none" w:sz="0" w:space="0" w:color="auto"/>
        <w:right w:val="none" w:sz="0" w:space="0" w:color="auto"/>
      </w:divBdr>
      <w:divsChild>
        <w:div w:id="1737972749">
          <w:marLeft w:val="0"/>
          <w:marRight w:val="0"/>
          <w:marTop w:val="0"/>
          <w:marBottom w:val="0"/>
          <w:divBdr>
            <w:top w:val="none" w:sz="0" w:space="0" w:color="auto"/>
            <w:left w:val="none" w:sz="0" w:space="0" w:color="auto"/>
            <w:bottom w:val="none" w:sz="0" w:space="0" w:color="auto"/>
            <w:right w:val="none" w:sz="0" w:space="0" w:color="auto"/>
          </w:divBdr>
          <w:divsChild>
            <w:div w:id="554898182">
              <w:marLeft w:val="0"/>
              <w:marRight w:val="0"/>
              <w:marTop w:val="0"/>
              <w:marBottom w:val="0"/>
              <w:divBdr>
                <w:top w:val="none" w:sz="0" w:space="0" w:color="auto"/>
                <w:left w:val="none" w:sz="0" w:space="0" w:color="auto"/>
                <w:bottom w:val="none" w:sz="0" w:space="0" w:color="auto"/>
                <w:right w:val="none" w:sz="0" w:space="0" w:color="auto"/>
              </w:divBdr>
              <w:divsChild>
                <w:div w:id="5244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43248">
      <w:bodyDiv w:val="1"/>
      <w:marLeft w:val="0"/>
      <w:marRight w:val="0"/>
      <w:marTop w:val="0"/>
      <w:marBottom w:val="0"/>
      <w:divBdr>
        <w:top w:val="none" w:sz="0" w:space="0" w:color="auto"/>
        <w:left w:val="none" w:sz="0" w:space="0" w:color="auto"/>
        <w:bottom w:val="none" w:sz="0" w:space="0" w:color="auto"/>
        <w:right w:val="none" w:sz="0" w:space="0" w:color="auto"/>
      </w:divBdr>
    </w:div>
    <w:div w:id="471100112">
      <w:bodyDiv w:val="1"/>
      <w:marLeft w:val="0"/>
      <w:marRight w:val="0"/>
      <w:marTop w:val="0"/>
      <w:marBottom w:val="0"/>
      <w:divBdr>
        <w:top w:val="none" w:sz="0" w:space="0" w:color="auto"/>
        <w:left w:val="none" w:sz="0" w:space="0" w:color="auto"/>
        <w:bottom w:val="none" w:sz="0" w:space="0" w:color="auto"/>
        <w:right w:val="none" w:sz="0" w:space="0" w:color="auto"/>
      </w:divBdr>
      <w:divsChild>
        <w:div w:id="888417714">
          <w:marLeft w:val="0"/>
          <w:marRight w:val="0"/>
          <w:marTop w:val="0"/>
          <w:marBottom w:val="0"/>
          <w:divBdr>
            <w:top w:val="none" w:sz="0" w:space="0" w:color="auto"/>
            <w:left w:val="none" w:sz="0" w:space="0" w:color="auto"/>
            <w:bottom w:val="none" w:sz="0" w:space="0" w:color="auto"/>
            <w:right w:val="none" w:sz="0" w:space="0" w:color="auto"/>
          </w:divBdr>
          <w:divsChild>
            <w:div w:id="1706367930">
              <w:marLeft w:val="0"/>
              <w:marRight w:val="0"/>
              <w:marTop w:val="0"/>
              <w:marBottom w:val="0"/>
              <w:divBdr>
                <w:top w:val="none" w:sz="0" w:space="0" w:color="auto"/>
                <w:left w:val="none" w:sz="0" w:space="0" w:color="auto"/>
                <w:bottom w:val="none" w:sz="0" w:space="0" w:color="auto"/>
                <w:right w:val="none" w:sz="0" w:space="0" w:color="auto"/>
              </w:divBdr>
              <w:divsChild>
                <w:div w:id="10981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691027">
      <w:bodyDiv w:val="1"/>
      <w:marLeft w:val="0"/>
      <w:marRight w:val="0"/>
      <w:marTop w:val="0"/>
      <w:marBottom w:val="0"/>
      <w:divBdr>
        <w:top w:val="none" w:sz="0" w:space="0" w:color="auto"/>
        <w:left w:val="none" w:sz="0" w:space="0" w:color="auto"/>
        <w:bottom w:val="none" w:sz="0" w:space="0" w:color="auto"/>
        <w:right w:val="none" w:sz="0" w:space="0" w:color="auto"/>
      </w:divBdr>
      <w:divsChild>
        <w:div w:id="1952056088">
          <w:marLeft w:val="0"/>
          <w:marRight w:val="0"/>
          <w:marTop w:val="0"/>
          <w:marBottom w:val="0"/>
          <w:divBdr>
            <w:top w:val="none" w:sz="0" w:space="0" w:color="auto"/>
            <w:left w:val="none" w:sz="0" w:space="0" w:color="auto"/>
            <w:bottom w:val="none" w:sz="0" w:space="0" w:color="auto"/>
            <w:right w:val="none" w:sz="0" w:space="0" w:color="auto"/>
          </w:divBdr>
          <w:divsChild>
            <w:div w:id="1026323504">
              <w:marLeft w:val="0"/>
              <w:marRight w:val="0"/>
              <w:marTop w:val="0"/>
              <w:marBottom w:val="0"/>
              <w:divBdr>
                <w:top w:val="none" w:sz="0" w:space="0" w:color="auto"/>
                <w:left w:val="none" w:sz="0" w:space="0" w:color="auto"/>
                <w:bottom w:val="none" w:sz="0" w:space="0" w:color="auto"/>
                <w:right w:val="none" w:sz="0" w:space="0" w:color="auto"/>
              </w:divBdr>
              <w:divsChild>
                <w:div w:id="5796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94452">
      <w:bodyDiv w:val="1"/>
      <w:marLeft w:val="0"/>
      <w:marRight w:val="0"/>
      <w:marTop w:val="0"/>
      <w:marBottom w:val="0"/>
      <w:divBdr>
        <w:top w:val="none" w:sz="0" w:space="0" w:color="auto"/>
        <w:left w:val="none" w:sz="0" w:space="0" w:color="auto"/>
        <w:bottom w:val="none" w:sz="0" w:space="0" w:color="auto"/>
        <w:right w:val="none" w:sz="0" w:space="0" w:color="auto"/>
      </w:divBdr>
      <w:divsChild>
        <w:div w:id="453258600">
          <w:marLeft w:val="0"/>
          <w:marRight w:val="0"/>
          <w:marTop w:val="0"/>
          <w:marBottom w:val="0"/>
          <w:divBdr>
            <w:top w:val="none" w:sz="0" w:space="0" w:color="auto"/>
            <w:left w:val="none" w:sz="0" w:space="0" w:color="auto"/>
            <w:bottom w:val="none" w:sz="0" w:space="0" w:color="auto"/>
            <w:right w:val="none" w:sz="0" w:space="0" w:color="auto"/>
          </w:divBdr>
          <w:divsChild>
            <w:div w:id="1944068522">
              <w:marLeft w:val="0"/>
              <w:marRight w:val="0"/>
              <w:marTop w:val="0"/>
              <w:marBottom w:val="0"/>
              <w:divBdr>
                <w:top w:val="none" w:sz="0" w:space="0" w:color="auto"/>
                <w:left w:val="none" w:sz="0" w:space="0" w:color="auto"/>
                <w:bottom w:val="none" w:sz="0" w:space="0" w:color="auto"/>
                <w:right w:val="none" w:sz="0" w:space="0" w:color="auto"/>
              </w:divBdr>
              <w:divsChild>
                <w:div w:id="3858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oogle-docs/?9Eyjvx" TargetMode="External"/><Relationship Id="rId2" Type="http://schemas.openxmlformats.org/officeDocument/2006/relationships/hyperlink" Target="https://www.zotero.org/google-docs/?9Eyjvx" TargetMode="External"/><Relationship Id="rId1" Type="http://schemas.openxmlformats.org/officeDocument/2006/relationships/hyperlink" Target="https://www.nature.com/articles/ncomms5164" TargetMode="External"/><Relationship Id="rId6" Type="http://schemas.openxmlformats.org/officeDocument/2006/relationships/hyperlink" Target="https://royalsocietypublishing.org/doi/10.1098/rsbl.2020.0393" TargetMode="External"/><Relationship Id="rId5" Type="http://schemas.openxmlformats.org/officeDocument/2006/relationships/hyperlink" Target="https://www.zotero.org/google-docs/?9Eyjvx" TargetMode="External"/><Relationship Id="rId4" Type="http://schemas.openxmlformats.org/officeDocument/2006/relationships/hyperlink" Target="https://www.zotero.org/google-docs/?9Eyjvx"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F5F7J5" TargetMode="External"/><Relationship Id="rId21" Type="http://schemas.openxmlformats.org/officeDocument/2006/relationships/hyperlink" Target="https://www.zotero.org/google-docs/?c9WJIn" TargetMode="External"/><Relationship Id="rId324" Type="http://schemas.openxmlformats.org/officeDocument/2006/relationships/hyperlink" Target="https://www.zotero.org/google-docs/?9Eyjvx" TargetMode="External"/><Relationship Id="rId531" Type="http://schemas.openxmlformats.org/officeDocument/2006/relationships/hyperlink" Target="https://www.zotero.org/google-docs/?9Eyjvx" TargetMode="External"/><Relationship Id="rId170" Type="http://schemas.openxmlformats.org/officeDocument/2006/relationships/hyperlink" Target="https://www.zotero.org/google-docs/?9Eyjvx" TargetMode="External"/><Relationship Id="rId268" Type="http://schemas.openxmlformats.org/officeDocument/2006/relationships/hyperlink" Target="https://www.zotero.org/google-docs/?9Eyjvx" TargetMode="External"/><Relationship Id="rId475" Type="http://schemas.openxmlformats.org/officeDocument/2006/relationships/hyperlink" Target="https://www.zotero.org/google-docs/?9Eyjvx" TargetMode="External"/><Relationship Id="rId32" Type="http://schemas.openxmlformats.org/officeDocument/2006/relationships/image" Target="media/image5.png"/><Relationship Id="rId128" Type="http://schemas.openxmlformats.org/officeDocument/2006/relationships/hyperlink" Target="https://www.zotero.org/google-docs/?9Eyjvx" TargetMode="External"/><Relationship Id="rId335" Type="http://schemas.openxmlformats.org/officeDocument/2006/relationships/hyperlink" Target="https://www.zotero.org/google-docs/?9Eyjvx" TargetMode="External"/><Relationship Id="rId542" Type="http://schemas.openxmlformats.org/officeDocument/2006/relationships/hyperlink" Target="https://www.zotero.org/google-docs/?9Eyjvx" TargetMode="External"/><Relationship Id="rId181" Type="http://schemas.openxmlformats.org/officeDocument/2006/relationships/hyperlink" Target="https://www.zotero.org/google-docs/?9Eyjvx" TargetMode="External"/><Relationship Id="rId402" Type="http://schemas.openxmlformats.org/officeDocument/2006/relationships/hyperlink" Target="https://www.zotero.org/google-docs/?9Eyjvx" TargetMode="External"/><Relationship Id="rId279" Type="http://schemas.openxmlformats.org/officeDocument/2006/relationships/hyperlink" Target="https://www.zotero.org/google-docs/?9Eyjvx" TargetMode="External"/><Relationship Id="rId486" Type="http://schemas.openxmlformats.org/officeDocument/2006/relationships/hyperlink" Target="https://www.zotero.org/google-docs/?9Eyjvx" TargetMode="External"/><Relationship Id="rId43" Type="http://schemas.openxmlformats.org/officeDocument/2006/relationships/hyperlink" Target="https://www.zotero.org/google-docs/?nye9r6" TargetMode="External"/><Relationship Id="rId139" Type="http://schemas.openxmlformats.org/officeDocument/2006/relationships/hyperlink" Target="https://www.zotero.org/google-docs/?9Eyjvx" TargetMode="External"/><Relationship Id="rId346" Type="http://schemas.openxmlformats.org/officeDocument/2006/relationships/hyperlink" Target="https://www.zotero.org/google-docs/?9Eyjvx" TargetMode="External"/><Relationship Id="rId553" Type="http://schemas.openxmlformats.org/officeDocument/2006/relationships/fontTable" Target="fontTable.xml"/><Relationship Id="rId192" Type="http://schemas.openxmlformats.org/officeDocument/2006/relationships/hyperlink" Target="https://www.zotero.org/google-docs/?9Eyjvx" TargetMode="External"/><Relationship Id="rId206" Type="http://schemas.openxmlformats.org/officeDocument/2006/relationships/hyperlink" Target="https://www.zotero.org/google-docs/?9Eyjvx" TargetMode="External"/><Relationship Id="rId413" Type="http://schemas.openxmlformats.org/officeDocument/2006/relationships/hyperlink" Target="https://www.zotero.org/google-docs/?9Eyjvx" TargetMode="External"/><Relationship Id="rId497" Type="http://schemas.openxmlformats.org/officeDocument/2006/relationships/hyperlink" Target="https://www.zotero.org/google-docs/?9Eyjvx" TargetMode="External"/><Relationship Id="rId357" Type="http://schemas.openxmlformats.org/officeDocument/2006/relationships/hyperlink" Target="https://www.zotero.org/google-docs/?9Eyjvx" TargetMode="External"/><Relationship Id="rId54" Type="http://schemas.openxmlformats.org/officeDocument/2006/relationships/hyperlink" Target="https://www.zotero.org/google-docs/?JIspxj" TargetMode="External"/><Relationship Id="rId96" Type="http://schemas.openxmlformats.org/officeDocument/2006/relationships/hyperlink" Target="https://www.zotero.org/google-docs/?EEXu2e" TargetMode="External"/><Relationship Id="rId161" Type="http://schemas.openxmlformats.org/officeDocument/2006/relationships/hyperlink" Target="https://www.zotero.org/google-docs/?9Eyjvx" TargetMode="External"/><Relationship Id="rId217" Type="http://schemas.openxmlformats.org/officeDocument/2006/relationships/hyperlink" Target="https://www.zotero.org/google-docs/?9Eyjvx" TargetMode="External"/><Relationship Id="rId399" Type="http://schemas.openxmlformats.org/officeDocument/2006/relationships/hyperlink" Target="https://www.zotero.org/google-docs/?9Eyjvx" TargetMode="External"/><Relationship Id="rId259" Type="http://schemas.openxmlformats.org/officeDocument/2006/relationships/hyperlink" Target="https://www.zotero.org/google-docs/?9Eyjvx" TargetMode="External"/><Relationship Id="rId424" Type="http://schemas.openxmlformats.org/officeDocument/2006/relationships/hyperlink" Target="https://www.zotero.org/google-docs/?9Eyjvx" TargetMode="External"/><Relationship Id="rId466" Type="http://schemas.openxmlformats.org/officeDocument/2006/relationships/hyperlink" Target="https://www.zotero.org/google-docs/?9Eyjvx" TargetMode="External"/><Relationship Id="rId23" Type="http://schemas.openxmlformats.org/officeDocument/2006/relationships/hyperlink" Target="https://www.zotero.org/google-docs/?YR4WLy" TargetMode="External"/><Relationship Id="rId119" Type="http://schemas.openxmlformats.org/officeDocument/2006/relationships/image" Target="media/image7.png"/><Relationship Id="rId270" Type="http://schemas.openxmlformats.org/officeDocument/2006/relationships/hyperlink" Target="https://www.zotero.org/google-docs/?9Eyjvx" TargetMode="External"/><Relationship Id="rId326" Type="http://schemas.openxmlformats.org/officeDocument/2006/relationships/hyperlink" Target="https://www.zotero.org/google-docs/?9Eyjvx" TargetMode="External"/><Relationship Id="rId533" Type="http://schemas.openxmlformats.org/officeDocument/2006/relationships/hyperlink" Target="https://www.zotero.org/google-docs/?9Eyjvx" TargetMode="External"/><Relationship Id="rId65" Type="http://schemas.openxmlformats.org/officeDocument/2006/relationships/hyperlink" Target="https://www.zotero.org/google-docs/?8YNXSt" TargetMode="External"/><Relationship Id="rId130" Type="http://schemas.openxmlformats.org/officeDocument/2006/relationships/hyperlink" Target="https://www.zotero.org/google-docs/?9Eyjvx" TargetMode="External"/><Relationship Id="rId368" Type="http://schemas.openxmlformats.org/officeDocument/2006/relationships/hyperlink" Target="https://www.zotero.org/google-docs/?9Eyjvx" TargetMode="External"/><Relationship Id="rId172" Type="http://schemas.openxmlformats.org/officeDocument/2006/relationships/hyperlink" Target="https://www.zotero.org/google-docs/?9Eyjvx" TargetMode="External"/><Relationship Id="rId228" Type="http://schemas.openxmlformats.org/officeDocument/2006/relationships/hyperlink" Target="https://www.zotero.org/google-docs/?9Eyjvx" TargetMode="External"/><Relationship Id="rId435" Type="http://schemas.openxmlformats.org/officeDocument/2006/relationships/hyperlink" Target="https://www.zotero.org/google-docs/?9Eyjvx" TargetMode="External"/><Relationship Id="rId477" Type="http://schemas.openxmlformats.org/officeDocument/2006/relationships/hyperlink" Target="https://www.zotero.org/google-docs/?9Eyjvx" TargetMode="External"/><Relationship Id="rId281" Type="http://schemas.openxmlformats.org/officeDocument/2006/relationships/hyperlink" Target="https://www.zotero.org/google-docs/?9Eyjvx" TargetMode="External"/><Relationship Id="rId337" Type="http://schemas.openxmlformats.org/officeDocument/2006/relationships/hyperlink" Target="https://www.zotero.org/google-docs/?9Eyjvx" TargetMode="External"/><Relationship Id="rId502" Type="http://schemas.openxmlformats.org/officeDocument/2006/relationships/hyperlink" Target="https://www.zotero.org/google-docs/?9Eyjvx" TargetMode="External"/><Relationship Id="rId34" Type="http://schemas.openxmlformats.org/officeDocument/2006/relationships/hyperlink" Target="https://www.darwintreeoflife.org/" TargetMode="External"/><Relationship Id="rId76" Type="http://schemas.openxmlformats.org/officeDocument/2006/relationships/hyperlink" Target="https://www.zotero.org/google-docs/?DBLhIy" TargetMode="External"/><Relationship Id="rId141" Type="http://schemas.openxmlformats.org/officeDocument/2006/relationships/hyperlink" Target="https://www.zotero.org/google-docs/?9Eyjvx" TargetMode="External"/><Relationship Id="rId379" Type="http://schemas.openxmlformats.org/officeDocument/2006/relationships/hyperlink" Target="https://www.zotero.org/google-docs/?9Eyjvx" TargetMode="External"/><Relationship Id="rId544" Type="http://schemas.openxmlformats.org/officeDocument/2006/relationships/hyperlink" Target="https://www.zotero.org/google-docs/?9Eyjvx" TargetMode="External"/><Relationship Id="rId7" Type="http://schemas.microsoft.com/office/2018/08/relationships/commentsExtensible" Target="commentsExtensible.xml"/><Relationship Id="rId183" Type="http://schemas.openxmlformats.org/officeDocument/2006/relationships/hyperlink" Target="https://www.zotero.org/google-docs/?9Eyjvx" TargetMode="External"/><Relationship Id="rId239" Type="http://schemas.openxmlformats.org/officeDocument/2006/relationships/hyperlink" Target="https://www.zotero.org/google-docs/?9Eyjvx" TargetMode="External"/><Relationship Id="rId390" Type="http://schemas.openxmlformats.org/officeDocument/2006/relationships/hyperlink" Target="https://www.zotero.org/google-docs/?9Eyjvx" TargetMode="External"/><Relationship Id="rId404" Type="http://schemas.openxmlformats.org/officeDocument/2006/relationships/hyperlink" Target="https://www.zotero.org/google-docs/?9Eyjvx" TargetMode="External"/><Relationship Id="rId446" Type="http://schemas.openxmlformats.org/officeDocument/2006/relationships/hyperlink" Target="https://www.zotero.org/google-docs/?9Eyjvx" TargetMode="External"/><Relationship Id="rId250" Type="http://schemas.openxmlformats.org/officeDocument/2006/relationships/hyperlink" Target="https://www.zotero.org/google-docs/?9Eyjvx" TargetMode="External"/><Relationship Id="rId292" Type="http://schemas.openxmlformats.org/officeDocument/2006/relationships/hyperlink" Target="https://www.zotero.org/google-docs/?9Eyjvx" TargetMode="External"/><Relationship Id="rId306" Type="http://schemas.openxmlformats.org/officeDocument/2006/relationships/hyperlink" Target="https://www.zotero.org/google-docs/?9Eyjvx" TargetMode="External"/><Relationship Id="rId488" Type="http://schemas.openxmlformats.org/officeDocument/2006/relationships/hyperlink" Target="https://www.zotero.org/google-docs/?9Eyjvx" TargetMode="External"/><Relationship Id="rId45" Type="http://schemas.openxmlformats.org/officeDocument/2006/relationships/hyperlink" Target="https://www.zotero.org/google-docs/?HEvWcb" TargetMode="External"/><Relationship Id="rId87" Type="http://schemas.openxmlformats.org/officeDocument/2006/relationships/hyperlink" Target="https://www.zotero.org/google-docs/?UHa7AV" TargetMode="External"/><Relationship Id="rId110" Type="http://schemas.openxmlformats.org/officeDocument/2006/relationships/hyperlink" Target="https://www.zotero.org/google-docs/?MfejSp" TargetMode="External"/><Relationship Id="rId348" Type="http://schemas.openxmlformats.org/officeDocument/2006/relationships/hyperlink" Target="https://www.zotero.org/google-docs/?9Eyjvx" TargetMode="External"/><Relationship Id="rId513" Type="http://schemas.openxmlformats.org/officeDocument/2006/relationships/hyperlink" Target="https://www.zotero.org/google-docs/?9Eyjvx" TargetMode="External"/><Relationship Id="rId555" Type="http://schemas.openxmlformats.org/officeDocument/2006/relationships/theme" Target="theme/theme1.xml"/><Relationship Id="rId152" Type="http://schemas.openxmlformats.org/officeDocument/2006/relationships/hyperlink" Target="https://www.zotero.org/google-docs/?9Eyjvx" TargetMode="External"/><Relationship Id="rId194" Type="http://schemas.openxmlformats.org/officeDocument/2006/relationships/hyperlink" Target="https://www.zotero.org/google-docs/?9Eyjvx" TargetMode="External"/><Relationship Id="rId208" Type="http://schemas.openxmlformats.org/officeDocument/2006/relationships/hyperlink" Target="https://www.zotero.org/google-docs/?9Eyjvx" TargetMode="External"/><Relationship Id="rId415" Type="http://schemas.openxmlformats.org/officeDocument/2006/relationships/hyperlink" Target="https://www.zotero.org/google-docs/?9Eyjvx" TargetMode="External"/><Relationship Id="rId457" Type="http://schemas.openxmlformats.org/officeDocument/2006/relationships/hyperlink" Target="https://www.zotero.org/google-docs/?9Eyjvx" TargetMode="External"/><Relationship Id="rId261" Type="http://schemas.openxmlformats.org/officeDocument/2006/relationships/hyperlink" Target="https://www.zotero.org/google-docs/?9Eyjvx" TargetMode="External"/><Relationship Id="rId499" Type="http://schemas.openxmlformats.org/officeDocument/2006/relationships/hyperlink" Target="https://www.zotero.org/google-docs/?9Eyjvx" TargetMode="External"/><Relationship Id="rId14" Type="http://schemas.openxmlformats.org/officeDocument/2006/relationships/hyperlink" Target="https://www.zotero.org/google-docs/?h1yWyB" TargetMode="External"/><Relationship Id="rId56" Type="http://schemas.openxmlformats.org/officeDocument/2006/relationships/hyperlink" Target="https://www.zotero.org/google-docs/?5hqEwd" TargetMode="External"/><Relationship Id="rId317" Type="http://schemas.openxmlformats.org/officeDocument/2006/relationships/hyperlink" Target="https://www.zotero.org/google-docs/?9Eyjvx" TargetMode="External"/><Relationship Id="rId359" Type="http://schemas.openxmlformats.org/officeDocument/2006/relationships/hyperlink" Target="https://www.zotero.org/google-docs/?9Eyjvx" TargetMode="External"/><Relationship Id="rId524" Type="http://schemas.openxmlformats.org/officeDocument/2006/relationships/hyperlink" Target="https://www.zotero.org/google-docs/?9Eyjvx" TargetMode="External"/><Relationship Id="rId98" Type="http://schemas.openxmlformats.org/officeDocument/2006/relationships/hyperlink" Target="https://www.zotero.org/google-docs/?sJxo7S" TargetMode="External"/><Relationship Id="rId121" Type="http://schemas.openxmlformats.org/officeDocument/2006/relationships/image" Target="media/image9.png"/><Relationship Id="rId163" Type="http://schemas.openxmlformats.org/officeDocument/2006/relationships/hyperlink" Target="https://www.zotero.org/google-docs/?9Eyjvx" TargetMode="External"/><Relationship Id="rId219" Type="http://schemas.openxmlformats.org/officeDocument/2006/relationships/hyperlink" Target="https://www.zotero.org/google-docs/?9Eyjvx" TargetMode="External"/><Relationship Id="rId370" Type="http://schemas.openxmlformats.org/officeDocument/2006/relationships/hyperlink" Target="https://www.zotero.org/google-docs/?9Eyjvx" TargetMode="External"/><Relationship Id="rId426" Type="http://schemas.openxmlformats.org/officeDocument/2006/relationships/hyperlink" Target="https://www.zotero.org/google-docs/?9Eyjvx" TargetMode="External"/><Relationship Id="rId230" Type="http://schemas.openxmlformats.org/officeDocument/2006/relationships/hyperlink" Target="https://www.zotero.org/google-docs/?9Eyjvx" TargetMode="External"/><Relationship Id="rId468" Type="http://schemas.openxmlformats.org/officeDocument/2006/relationships/hyperlink" Target="https://www.zotero.org/google-docs/?9Eyjvx" TargetMode="External"/><Relationship Id="rId25" Type="http://schemas.openxmlformats.org/officeDocument/2006/relationships/hyperlink" Target="https://www.zotero.org/google-docs/?yBVUqc" TargetMode="External"/><Relationship Id="rId67" Type="http://schemas.openxmlformats.org/officeDocument/2006/relationships/hyperlink" Target="https://www.zotero.org/google-docs/?5jmnJj" TargetMode="External"/><Relationship Id="rId272" Type="http://schemas.openxmlformats.org/officeDocument/2006/relationships/hyperlink" Target="https://www.zotero.org/google-docs/?9Eyjvx" TargetMode="External"/><Relationship Id="rId328" Type="http://schemas.openxmlformats.org/officeDocument/2006/relationships/hyperlink" Target="https://www.zotero.org/google-docs/?9Eyjvx" TargetMode="External"/><Relationship Id="rId535" Type="http://schemas.openxmlformats.org/officeDocument/2006/relationships/hyperlink" Target="https://www.zotero.org/google-docs/?9Eyjvx" TargetMode="External"/><Relationship Id="rId132" Type="http://schemas.openxmlformats.org/officeDocument/2006/relationships/hyperlink" Target="https://www.zotero.org/google-docs/?9Eyjvx" TargetMode="External"/><Relationship Id="rId174" Type="http://schemas.openxmlformats.org/officeDocument/2006/relationships/hyperlink" Target="https://www.zotero.org/google-docs/?9Eyjvx" TargetMode="External"/><Relationship Id="rId381" Type="http://schemas.openxmlformats.org/officeDocument/2006/relationships/hyperlink" Target="https://www.zotero.org/google-docs/?9Eyjvx" TargetMode="External"/><Relationship Id="rId241" Type="http://schemas.openxmlformats.org/officeDocument/2006/relationships/hyperlink" Target="https://www.zotero.org/google-docs/?9Eyjvx" TargetMode="External"/><Relationship Id="rId437" Type="http://schemas.openxmlformats.org/officeDocument/2006/relationships/hyperlink" Target="https://www.zotero.org/google-docs/?9Eyjvx" TargetMode="External"/><Relationship Id="rId479" Type="http://schemas.openxmlformats.org/officeDocument/2006/relationships/hyperlink" Target="https://www.zotero.org/google-docs/?9Eyjvx" TargetMode="External"/><Relationship Id="rId36" Type="http://schemas.openxmlformats.org/officeDocument/2006/relationships/hyperlink" Target="https://www.zotero.org/google-docs/?GqSlsJ" TargetMode="External"/><Relationship Id="rId283" Type="http://schemas.openxmlformats.org/officeDocument/2006/relationships/hyperlink" Target="https://www.zotero.org/google-docs/?9Eyjvx" TargetMode="External"/><Relationship Id="rId339" Type="http://schemas.openxmlformats.org/officeDocument/2006/relationships/hyperlink" Target="https://www.zotero.org/google-docs/?9Eyjvx" TargetMode="External"/><Relationship Id="rId490" Type="http://schemas.openxmlformats.org/officeDocument/2006/relationships/hyperlink" Target="https://www.zotero.org/google-docs/?9Eyjvx" TargetMode="External"/><Relationship Id="rId504" Type="http://schemas.openxmlformats.org/officeDocument/2006/relationships/hyperlink" Target="https://www.zotero.org/google-docs/?9Eyjvx" TargetMode="External"/><Relationship Id="rId546" Type="http://schemas.openxmlformats.org/officeDocument/2006/relationships/hyperlink" Target="https://www.zotero.org/google-docs/?9Eyjvx" TargetMode="External"/><Relationship Id="rId78" Type="http://schemas.openxmlformats.org/officeDocument/2006/relationships/hyperlink" Target="https://www.zotero.org/google-docs/?kMcPT6" TargetMode="External"/><Relationship Id="rId101" Type="http://schemas.openxmlformats.org/officeDocument/2006/relationships/hyperlink" Target="https://www.zotero.org/google-docs/?mrc6xd" TargetMode="External"/><Relationship Id="rId143" Type="http://schemas.openxmlformats.org/officeDocument/2006/relationships/hyperlink" Target="https://www.zotero.org/google-docs/?9Eyjvx" TargetMode="External"/><Relationship Id="rId185" Type="http://schemas.openxmlformats.org/officeDocument/2006/relationships/hyperlink" Target="https://www.zotero.org/google-docs/?9Eyjvx" TargetMode="External"/><Relationship Id="rId350" Type="http://schemas.openxmlformats.org/officeDocument/2006/relationships/hyperlink" Target="https://www.zotero.org/google-docs/?9Eyjvx" TargetMode="External"/><Relationship Id="rId406" Type="http://schemas.openxmlformats.org/officeDocument/2006/relationships/hyperlink" Target="https://www.zotero.org/google-docs/?9Eyjvx" TargetMode="External"/><Relationship Id="rId9" Type="http://schemas.openxmlformats.org/officeDocument/2006/relationships/hyperlink" Target="https://www.zotero.org/google-docs/?IXOAw3" TargetMode="External"/><Relationship Id="rId210" Type="http://schemas.openxmlformats.org/officeDocument/2006/relationships/hyperlink" Target="https://www.zotero.org/google-docs/?9Eyjvx" TargetMode="External"/><Relationship Id="rId392" Type="http://schemas.openxmlformats.org/officeDocument/2006/relationships/hyperlink" Target="https://www.zotero.org/google-docs/?9Eyjvx" TargetMode="External"/><Relationship Id="rId448" Type="http://schemas.openxmlformats.org/officeDocument/2006/relationships/hyperlink" Target="https://www.zotero.org/google-docs/?9Eyjvx" TargetMode="External"/><Relationship Id="rId252" Type="http://schemas.openxmlformats.org/officeDocument/2006/relationships/hyperlink" Target="https://www.zotero.org/google-docs/?9Eyjvx" TargetMode="External"/><Relationship Id="rId294" Type="http://schemas.openxmlformats.org/officeDocument/2006/relationships/hyperlink" Target="https://www.zotero.org/google-docs/?9Eyjvx" TargetMode="External"/><Relationship Id="rId308" Type="http://schemas.openxmlformats.org/officeDocument/2006/relationships/hyperlink" Target="https://www.zotero.org/google-docs/?9Eyjvx" TargetMode="External"/><Relationship Id="rId515" Type="http://schemas.openxmlformats.org/officeDocument/2006/relationships/hyperlink" Target="https://www.zotero.org/google-docs/?9Eyjvx" TargetMode="External"/><Relationship Id="rId47" Type="http://schemas.openxmlformats.org/officeDocument/2006/relationships/hyperlink" Target="https://www.zotero.org/google-docs/?PEOihk" TargetMode="External"/><Relationship Id="rId89" Type="http://schemas.openxmlformats.org/officeDocument/2006/relationships/hyperlink" Target="https://silkdb.bioinfotoolkits.net/__resource/Bombyx_mori/download/" TargetMode="External"/><Relationship Id="rId112" Type="http://schemas.openxmlformats.org/officeDocument/2006/relationships/hyperlink" Target="https://www.zotero.org/google-docs/?ozt5Q5" TargetMode="External"/><Relationship Id="rId154" Type="http://schemas.openxmlformats.org/officeDocument/2006/relationships/hyperlink" Target="https://www.zotero.org/google-docs/?9Eyjvx" TargetMode="External"/><Relationship Id="rId361" Type="http://schemas.openxmlformats.org/officeDocument/2006/relationships/hyperlink" Target="https://www.zotero.org/google-docs/?9Eyjvx" TargetMode="External"/><Relationship Id="rId196" Type="http://schemas.openxmlformats.org/officeDocument/2006/relationships/hyperlink" Target="https://www.zotero.org/google-docs/?9Eyjvx" TargetMode="External"/><Relationship Id="rId417" Type="http://schemas.openxmlformats.org/officeDocument/2006/relationships/hyperlink" Target="https://www.zotero.org/google-docs/?9Eyjvx" TargetMode="External"/><Relationship Id="rId459" Type="http://schemas.openxmlformats.org/officeDocument/2006/relationships/hyperlink" Target="https://www.zotero.org/google-docs/?9Eyjvx" TargetMode="External"/><Relationship Id="rId16" Type="http://schemas.openxmlformats.org/officeDocument/2006/relationships/hyperlink" Target="https://www.zotero.org/google-docs/?g7Y5Ya" TargetMode="External"/><Relationship Id="rId221" Type="http://schemas.openxmlformats.org/officeDocument/2006/relationships/hyperlink" Target="https://www.zotero.org/google-docs/?9Eyjvx" TargetMode="External"/><Relationship Id="rId263" Type="http://schemas.openxmlformats.org/officeDocument/2006/relationships/hyperlink" Target="https://www.zotero.org/google-docs/?9Eyjvx" TargetMode="External"/><Relationship Id="rId319" Type="http://schemas.openxmlformats.org/officeDocument/2006/relationships/hyperlink" Target="https://www.zotero.org/google-docs/?9Eyjvx" TargetMode="External"/><Relationship Id="rId470" Type="http://schemas.openxmlformats.org/officeDocument/2006/relationships/hyperlink" Target="https://www.zotero.org/google-docs/?9Eyjvx" TargetMode="External"/><Relationship Id="rId526" Type="http://schemas.openxmlformats.org/officeDocument/2006/relationships/hyperlink" Target="https://www.zotero.org/google-docs/?9Eyjvx" TargetMode="External"/><Relationship Id="rId58" Type="http://schemas.openxmlformats.org/officeDocument/2006/relationships/hyperlink" Target="https://www.zotero.org/google-docs/?yLmflt" TargetMode="External"/><Relationship Id="rId123" Type="http://schemas.openxmlformats.org/officeDocument/2006/relationships/image" Target="media/image11.jpg"/><Relationship Id="rId330" Type="http://schemas.openxmlformats.org/officeDocument/2006/relationships/hyperlink" Target="https://www.zotero.org/google-docs/?9Eyjvx" TargetMode="External"/><Relationship Id="rId165" Type="http://schemas.openxmlformats.org/officeDocument/2006/relationships/hyperlink" Target="https://www.zotero.org/google-docs/?9Eyjvx" TargetMode="External"/><Relationship Id="rId372" Type="http://schemas.openxmlformats.org/officeDocument/2006/relationships/hyperlink" Target="https://www.zotero.org/google-docs/?9Eyjvx" TargetMode="External"/><Relationship Id="rId428" Type="http://schemas.openxmlformats.org/officeDocument/2006/relationships/hyperlink" Target="https://www.zotero.org/google-docs/?9Eyjvx" TargetMode="External"/><Relationship Id="rId232" Type="http://schemas.openxmlformats.org/officeDocument/2006/relationships/hyperlink" Target="https://www.zotero.org/google-docs/?9Eyjvx" TargetMode="External"/><Relationship Id="rId274" Type="http://schemas.openxmlformats.org/officeDocument/2006/relationships/hyperlink" Target="https://www.zotero.org/google-docs/?9Eyjvx" TargetMode="External"/><Relationship Id="rId481" Type="http://schemas.openxmlformats.org/officeDocument/2006/relationships/hyperlink" Target="https://www.zotero.org/google-docs/?9Eyjvx" TargetMode="External"/><Relationship Id="rId27" Type="http://schemas.openxmlformats.org/officeDocument/2006/relationships/hyperlink" Target="https://www.zotero.org/google-docs/?3mdAeg" TargetMode="External"/><Relationship Id="rId69" Type="http://schemas.openxmlformats.org/officeDocument/2006/relationships/hyperlink" Target="https://www.zotero.org/google-docs/?EZoHF1" TargetMode="External"/><Relationship Id="rId134" Type="http://schemas.openxmlformats.org/officeDocument/2006/relationships/hyperlink" Target="https://www.zotero.org/google-docs/?9Eyjvx" TargetMode="External"/><Relationship Id="rId537" Type="http://schemas.openxmlformats.org/officeDocument/2006/relationships/hyperlink" Target="https://www.zotero.org/google-docs/?9Eyjvx" TargetMode="External"/><Relationship Id="rId80" Type="http://schemas.openxmlformats.org/officeDocument/2006/relationships/hyperlink" Target="https://www.zotero.org/google-docs/?aEYUj3" TargetMode="External"/><Relationship Id="rId176" Type="http://schemas.openxmlformats.org/officeDocument/2006/relationships/hyperlink" Target="https://www.zotero.org/google-docs/?9Eyjvx" TargetMode="External"/><Relationship Id="rId341" Type="http://schemas.openxmlformats.org/officeDocument/2006/relationships/hyperlink" Target="https://www.zotero.org/google-docs/?9Eyjvx" TargetMode="External"/><Relationship Id="rId383" Type="http://schemas.openxmlformats.org/officeDocument/2006/relationships/hyperlink" Target="https://www.zotero.org/google-docs/?9Eyjvx" TargetMode="External"/><Relationship Id="rId439" Type="http://schemas.openxmlformats.org/officeDocument/2006/relationships/hyperlink" Target="https://www.zotero.org/google-docs/?9Eyjvx" TargetMode="External"/><Relationship Id="rId201" Type="http://schemas.openxmlformats.org/officeDocument/2006/relationships/hyperlink" Target="https://www.zotero.org/google-docs/?9Eyjvx" TargetMode="External"/><Relationship Id="rId243" Type="http://schemas.openxmlformats.org/officeDocument/2006/relationships/hyperlink" Target="https://www.zotero.org/google-docs/?9Eyjvx" TargetMode="External"/><Relationship Id="rId285" Type="http://schemas.openxmlformats.org/officeDocument/2006/relationships/hyperlink" Target="https://www.zotero.org/google-docs/?9Eyjvx" TargetMode="External"/><Relationship Id="rId450" Type="http://schemas.openxmlformats.org/officeDocument/2006/relationships/hyperlink" Target="https://www.zotero.org/google-docs/?9Eyjvx" TargetMode="External"/><Relationship Id="rId506" Type="http://schemas.openxmlformats.org/officeDocument/2006/relationships/hyperlink" Target="https://www.zotero.org/google-docs/?9Eyjvx" TargetMode="External"/><Relationship Id="rId38" Type="http://schemas.openxmlformats.org/officeDocument/2006/relationships/hyperlink" Target="https://www.zotero.org/google-docs/?HidQbI" TargetMode="External"/><Relationship Id="rId103" Type="http://schemas.openxmlformats.org/officeDocument/2006/relationships/hyperlink" Target="https://www.zotero.org/google-docs/?dSwDie" TargetMode="External"/><Relationship Id="rId310" Type="http://schemas.openxmlformats.org/officeDocument/2006/relationships/hyperlink" Target="https://www.zotero.org/google-docs/?9Eyjvx" TargetMode="External"/><Relationship Id="rId492" Type="http://schemas.openxmlformats.org/officeDocument/2006/relationships/hyperlink" Target="https://www.zotero.org/google-docs/?9Eyjvx" TargetMode="External"/><Relationship Id="rId548" Type="http://schemas.openxmlformats.org/officeDocument/2006/relationships/hyperlink" Target="https://www.zotero.org/google-docs/?9Eyjvx" TargetMode="External"/><Relationship Id="rId91" Type="http://schemas.openxmlformats.org/officeDocument/2006/relationships/hyperlink" Target="https://www.zotero.org/google-docs/?WoZQQW" TargetMode="External"/><Relationship Id="rId145" Type="http://schemas.openxmlformats.org/officeDocument/2006/relationships/hyperlink" Target="https://www.zotero.org/google-docs/?9Eyjvx" TargetMode="External"/><Relationship Id="rId187" Type="http://schemas.openxmlformats.org/officeDocument/2006/relationships/hyperlink" Target="https://www.zotero.org/google-docs/?9Eyjvx" TargetMode="External"/><Relationship Id="rId352" Type="http://schemas.openxmlformats.org/officeDocument/2006/relationships/hyperlink" Target="https://www.zotero.org/google-docs/?9Eyjvx" TargetMode="External"/><Relationship Id="rId394" Type="http://schemas.openxmlformats.org/officeDocument/2006/relationships/hyperlink" Target="https://www.zotero.org/google-docs/?9Eyjvx" TargetMode="External"/><Relationship Id="rId408" Type="http://schemas.openxmlformats.org/officeDocument/2006/relationships/hyperlink" Target="https://www.zotero.org/google-docs/?9Eyjvx" TargetMode="External"/><Relationship Id="rId212" Type="http://schemas.openxmlformats.org/officeDocument/2006/relationships/hyperlink" Target="https://www.zotero.org/google-docs/?9Eyjvx" TargetMode="External"/><Relationship Id="rId254" Type="http://schemas.openxmlformats.org/officeDocument/2006/relationships/hyperlink" Target="https://www.zotero.org/google-docs/?9Eyjvx" TargetMode="External"/><Relationship Id="rId49" Type="http://schemas.openxmlformats.org/officeDocument/2006/relationships/hyperlink" Target="https://www.zotero.org/google-docs/?R5IpkN" TargetMode="External"/><Relationship Id="rId114" Type="http://schemas.openxmlformats.org/officeDocument/2006/relationships/hyperlink" Target="https://www.zotero.org/google-docs/?Zt4J8T" TargetMode="External"/><Relationship Id="rId296" Type="http://schemas.openxmlformats.org/officeDocument/2006/relationships/hyperlink" Target="https://www.zotero.org/google-docs/?9Eyjvx" TargetMode="External"/><Relationship Id="rId461" Type="http://schemas.openxmlformats.org/officeDocument/2006/relationships/hyperlink" Target="https://www.zotero.org/google-docs/?9Eyjvx" TargetMode="External"/><Relationship Id="rId517" Type="http://schemas.openxmlformats.org/officeDocument/2006/relationships/hyperlink" Target="https://www.zotero.org/google-docs/?9Eyjvx" TargetMode="External"/><Relationship Id="rId60" Type="http://schemas.openxmlformats.org/officeDocument/2006/relationships/hyperlink" Target="https://www.zotero.org/google-docs/?z8sIAW" TargetMode="External"/><Relationship Id="rId156" Type="http://schemas.openxmlformats.org/officeDocument/2006/relationships/hyperlink" Target="https://www.zotero.org/google-docs/?9Eyjvx" TargetMode="External"/><Relationship Id="rId198" Type="http://schemas.openxmlformats.org/officeDocument/2006/relationships/hyperlink" Target="https://www.zotero.org/google-docs/?9Eyjvx" TargetMode="External"/><Relationship Id="rId321" Type="http://schemas.openxmlformats.org/officeDocument/2006/relationships/hyperlink" Target="https://www.zotero.org/google-docs/?9Eyjvx" TargetMode="External"/><Relationship Id="rId363" Type="http://schemas.openxmlformats.org/officeDocument/2006/relationships/hyperlink" Target="https://www.zotero.org/google-docs/?9Eyjvx" TargetMode="External"/><Relationship Id="rId419" Type="http://schemas.openxmlformats.org/officeDocument/2006/relationships/hyperlink" Target="https://www.zotero.org/google-docs/?9Eyjvx" TargetMode="External"/><Relationship Id="rId223" Type="http://schemas.openxmlformats.org/officeDocument/2006/relationships/hyperlink" Target="https://www.zotero.org/google-docs/?9Eyjvx" TargetMode="External"/><Relationship Id="rId430" Type="http://schemas.openxmlformats.org/officeDocument/2006/relationships/hyperlink" Target="https://www.zotero.org/google-docs/?9Eyjvx" TargetMode="External"/><Relationship Id="rId18" Type="http://schemas.openxmlformats.org/officeDocument/2006/relationships/hyperlink" Target="https://www.zotero.org/google-docs/?3fG3MR" TargetMode="External"/><Relationship Id="rId265" Type="http://schemas.openxmlformats.org/officeDocument/2006/relationships/hyperlink" Target="https://www.zotero.org/google-docs/?9Eyjvx" TargetMode="External"/><Relationship Id="rId472" Type="http://schemas.openxmlformats.org/officeDocument/2006/relationships/hyperlink" Target="https://www.zotero.org/google-docs/?9Eyjvx" TargetMode="External"/><Relationship Id="rId528" Type="http://schemas.openxmlformats.org/officeDocument/2006/relationships/hyperlink" Target="https://www.zotero.org/google-docs/?9Eyjvx" TargetMode="External"/><Relationship Id="rId125" Type="http://schemas.openxmlformats.org/officeDocument/2006/relationships/hyperlink" Target="https://www.zotero.org/google-docs/?9Eyjvx" TargetMode="External"/><Relationship Id="rId167" Type="http://schemas.openxmlformats.org/officeDocument/2006/relationships/hyperlink" Target="https://www.zotero.org/google-docs/?9Eyjvx" TargetMode="External"/><Relationship Id="rId332" Type="http://schemas.openxmlformats.org/officeDocument/2006/relationships/hyperlink" Target="https://www.zotero.org/google-docs/?9Eyjvx" TargetMode="External"/><Relationship Id="rId374" Type="http://schemas.openxmlformats.org/officeDocument/2006/relationships/hyperlink" Target="https://www.zotero.org/google-docs/?9Eyjvx" TargetMode="External"/><Relationship Id="rId71" Type="http://schemas.openxmlformats.org/officeDocument/2006/relationships/hyperlink" Target="https://www.zotero.org/google-docs/?4xQda3" TargetMode="External"/><Relationship Id="rId234" Type="http://schemas.openxmlformats.org/officeDocument/2006/relationships/hyperlink" Target="https://www.zotero.org/google-docs/?9Eyjvx" TargetMode="External"/><Relationship Id="rId2" Type="http://schemas.openxmlformats.org/officeDocument/2006/relationships/settings" Target="settings.xml"/><Relationship Id="rId29" Type="http://schemas.openxmlformats.org/officeDocument/2006/relationships/image" Target="media/image2.png"/><Relationship Id="rId276" Type="http://schemas.openxmlformats.org/officeDocument/2006/relationships/hyperlink" Target="https://www.zotero.org/google-docs/?9Eyjvx" TargetMode="External"/><Relationship Id="rId441" Type="http://schemas.openxmlformats.org/officeDocument/2006/relationships/hyperlink" Target="https://www.zotero.org/google-docs/?9Eyjvx" TargetMode="External"/><Relationship Id="rId483" Type="http://schemas.openxmlformats.org/officeDocument/2006/relationships/hyperlink" Target="https://www.zotero.org/google-docs/?9Eyjvx" TargetMode="External"/><Relationship Id="rId539" Type="http://schemas.openxmlformats.org/officeDocument/2006/relationships/hyperlink" Target="https://www.zotero.org/google-docs/?9Eyjvx" TargetMode="External"/><Relationship Id="rId40" Type="http://schemas.openxmlformats.org/officeDocument/2006/relationships/hyperlink" Target="https://www.zotero.org/google-docs/?8RZMFJ" TargetMode="External"/><Relationship Id="rId136" Type="http://schemas.openxmlformats.org/officeDocument/2006/relationships/hyperlink" Target="https://www.zotero.org/google-docs/?9Eyjvx" TargetMode="External"/><Relationship Id="rId178" Type="http://schemas.openxmlformats.org/officeDocument/2006/relationships/hyperlink" Target="https://www.zotero.org/google-docs/?9Eyjvx" TargetMode="External"/><Relationship Id="rId301" Type="http://schemas.openxmlformats.org/officeDocument/2006/relationships/hyperlink" Target="https://www.zotero.org/google-docs/?9Eyjvx" TargetMode="External"/><Relationship Id="rId343" Type="http://schemas.openxmlformats.org/officeDocument/2006/relationships/hyperlink" Target="https://www.zotero.org/google-docs/?9Eyjvx" TargetMode="External"/><Relationship Id="rId550" Type="http://schemas.openxmlformats.org/officeDocument/2006/relationships/hyperlink" Target="https://www.zotero.org/google-docs/?9Eyjvx" TargetMode="External"/><Relationship Id="rId82" Type="http://schemas.openxmlformats.org/officeDocument/2006/relationships/hyperlink" Target="https://www.zotero.org/google-docs/?gZN87H" TargetMode="External"/><Relationship Id="rId203" Type="http://schemas.openxmlformats.org/officeDocument/2006/relationships/hyperlink" Target="https://www.zotero.org/google-docs/?9Eyjvx" TargetMode="External"/><Relationship Id="rId385" Type="http://schemas.openxmlformats.org/officeDocument/2006/relationships/hyperlink" Target="https://www.zotero.org/google-docs/?9Eyjvx" TargetMode="External"/><Relationship Id="rId245" Type="http://schemas.openxmlformats.org/officeDocument/2006/relationships/hyperlink" Target="https://www.zotero.org/google-docs/?9Eyjvx" TargetMode="External"/><Relationship Id="rId287" Type="http://schemas.openxmlformats.org/officeDocument/2006/relationships/hyperlink" Target="https://www.zotero.org/google-docs/?9Eyjvx" TargetMode="External"/><Relationship Id="rId410" Type="http://schemas.openxmlformats.org/officeDocument/2006/relationships/hyperlink" Target="https://www.zotero.org/google-docs/?9Eyjvx" TargetMode="External"/><Relationship Id="rId452" Type="http://schemas.openxmlformats.org/officeDocument/2006/relationships/hyperlink" Target="https://www.zotero.org/google-docs/?9Eyjvx" TargetMode="External"/><Relationship Id="rId494" Type="http://schemas.openxmlformats.org/officeDocument/2006/relationships/hyperlink" Target="https://www.zotero.org/google-docs/?9Eyjvx" TargetMode="External"/><Relationship Id="rId508" Type="http://schemas.openxmlformats.org/officeDocument/2006/relationships/hyperlink" Target="https://www.zotero.org/google-docs/?9Eyjvx" TargetMode="External"/><Relationship Id="rId105" Type="http://schemas.openxmlformats.org/officeDocument/2006/relationships/hyperlink" Target="https://www.zotero.org/google-docs/?eRjxcF" TargetMode="External"/><Relationship Id="rId147" Type="http://schemas.openxmlformats.org/officeDocument/2006/relationships/hyperlink" Target="https://www.zotero.org/google-docs/?9Eyjvx" TargetMode="External"/><Relationship Id="rId312" Type="http://schemas.openxmlformats.org/officeDocument/2006/relationships/hyperlink" Target="https://www.zotero.org/google-docs/?9Eyjvx" TargetMode="External"/><Relationship Id="rId354" Type="http://schemas.openxmlformats.org/officeDocument/2006/relationships/hyperlink" Target="https://www.zotero.org/google-docs/?9Eyjvx" TargetMode="External"/><Relationship Id="rId51" Type="http://schemas.openxmlformats.org/officeDocument/2006/relationships/hyperlink" Target="https://www.zotero.org/google-docs/?D5lXYU" TargetMode="External"/><Relationship Id="rId93" Type="http://schemas.openxmlformats.org/officeDocument/2006/relationships/hyperlink" Target="https://www.zotero.org/google-docs/?8bgiEq" TargetMode="External"/><Relationship Id="rId189" Type="http://schemas.openxmlformats.org/officeDocument/2006/relationships/hyperlink" Target="https://www.zotero.org/google-docs/?9Eyjvx" TargetMode="External"/><Relationship Id="rId396" Type="http://schemas.openxmlformats.org/officeDocument/2006/relationships/hyperlink" Target="https://www.zotero.org/google-docs/?9Eyjvx" TargetMode="External"/><Relationship Id="rId214" Type="http://schemas.openxmlformats.org/officeDocument/2006/relationships/hyperlink" Target="https://www.zotero.org/google-docs/?9Eyjvx" TargetMode="External"/><Relationship Id="rId256" Type="http://schemas.openxmlformats.org/officeDocument/2006/relationships/hyperlink" Target="https://www.zotero.org/google-docs/?9Eyjvx" TargetMode="External"/><Relationship Id="rId298" Type="http://schemas.openxmlformats.org/officeDocument/2006/relationships/hyperlink" Target="https://www.zotero.org/google-docs/?9Eyjvx" TargetMode="External"/><Relationship Id="rId421" Type="http://schemas.openxmlformats.org/officeDocument/2006/relationships/hyperlink" Target="https://www.zotero.org/google-docs/?9Eyjvx" TargetMode="External"/><Relationship Id="rId463" Type="http://schemas.openxmlformats.org/officeDocument/2006/relationships/hyperlink" Target="https://www.zotero.org/google-docs/?9Eyjvx" TargetMode="External"/><Relationship Id="rId519" Type="http://schemas.openxmlformats.org/officeDocument/2006/relationships/hyperlink" Target="https://www.zotero.org/google-docs/?9Eyjvx" TargetMode="External"/><Relationship Id="rId116" Type="http://schemas.openxmlformats.org/officeDocument/2006/relationships/hyperlink" Target="https://www.zotero.org/google-docs/?Dn9ntD" TargetMode="External"/><Relationship Id="rId158" Type="http://schemas.openxmlformats.org/officeDocument/2006/relationships/hyperlink" Target="https://www.zotero.org/google-docs/?9Eyjvx" TargetMode="External"/><Relationship Id="rId323" Type="http://schemas.openxmlformats.org/officeDocument/2006/relationships/hyperlink" Target="https://www.zotero.org/google-docs/?9Eyjvx" TargetMode="External"/><Relationship Id="rId530" Type="http://schemas.openxmlformats.org/officeDocument/2006/relationships/hyperlink" Target="https://www.zotero.org/google-docs/?9Eyjvx" TargetMode="External"/><Relationship Id="rId20" Type="http://schemas.openxmlformats.org/officeDocument/2006/relationships/hyperlink" Target="https://www.zotero.org/google-docs/?30damt" TargetMode="External"/><Relationship Id="rId62" Type="http://schemas.openxmlformats.org/officeDocument/2006/relationships/hyperlink" Target="https://www.zotero.org/google-docs/?RtR4Mw" TargetMode="External"/><Relationship Id="rId365" Type="http://schemas.openxmlformats.org/officeDocument/2006/relationships/hyperlink" Target="https://www.zotero.org/google-docs/?9Eyjvx" TargetMode="External"/><Relationship Id="rId225" Type="http://schemas.openxmlformats.org/officeDocument/2006/relationships/hyperlink" Target="https://www.zotero.org/google-docs/?9Eyjvx" TargetMode="External"/><Relationship Id="rId267" Type="http://schemas.openxmlformats.org/officeDocument/2006/relationships/hyperlink" Target="https://www.zotero.org/google-docs/?9Eyjvx" TargetMode="External"/><Relationship Id="rId432" Type="http://schemas.openxmlformats.org/officeDocument/2006/relationships/hyperlink" Target="https://www.zotero.org/google-docs/?9Eyjvx" TargetMode="External"/><Relationship Id="rId474" Type="http://schemas.openxmlformats.org/officeDocument/2006/relationships/hyperlink" Target="https://www.zotero.org/google-docs/?9Eyjvx" TargetMode="External"/><Relationship Id="rId127" Type="http://schemas.openxmlformats.org/officeDocument/2006/relationships/hyperlink" Target="https://www.zotero.org/google-docs/?9Eyjvx" TargetMode="External"/><Relationship Id="rId31" Type="http://schemas.openxmlformats.org/officeDocument/2006/relationships/image" Target="media/image4.png"/><Relationship Id="rId73" Type="http://schemas.openxmlformats.org/officeDocument/2006/relationships/hyperlink" Target="https://www.zotero.org/google-docs/?FGeQcp" TargetMode="External"/><Relationship Id="rId169" Type="http://schemas.openxmlformats.org/officeDocument/2006/relationships/hyperlink" Target="https://www.zotero.org/google-docs/?9Eyjvx" TargetMode="External"/><Relationship Id="rId334" Type="http://schemas.openxmlformats.org/officeDocument/2006/relationships/hyperlink" Target="https://www.zotero.org/google-docs/?9Eyjvx" TargetMode="External"/><Relationship Id="rId376" Type="http://schemas.openxmlformats.org/officeDocument/2006/relationships/hyperlink" Target="https://www.zotero.org/google-docs/?9Eyjvx" TargetMode="External"/><Relationship Id="rId541" Type="http://schemas.openxmlformats.org/officeDocument/2006/relationships/hyperlink" Target="https://www.zotero.org/google-docs/?9Eyjvx" TargetMode="External"/><Relationship Id="rId4" Type="http://schemas.openxmlformats.org/officeDocument/2006/relationships/comments" Target="comments.xml"/><Relationship Id="rId180" Type="http://schemas.openxmlformats.org/officeDocument/2006/relationships/hyperlink" Target="https://www.zotero.org/google-docs/?9Eyjvx" TargetMode="External"/><Relationship Id="rId236" Type="http://schemas.openxmlformats.org/officeDocument/2006/relationships/hyperlink" Target="https://www.zotero.org/google-docs/?9Eyjvx" TargetMode="External"/><Relationship Id="rId278" Type="http://schemas.openxmlformats.org/officeDocument/2006/relationships/hyperlink" Target="https://www.zotero.org/google-docs/?9Eyjvx" TargetMode="External"/><Relationship Id="rId401" Type="http://schemas.openxmlformats.org/officeDocument/2006/relationships/hyperlink" Target="https://www.zotero.org/google-docs/?9Eyjvx" TargetMode="External"/><Relationship Id="rId443" Type="http://schemas.openxmlformats.org/officeDocument/2006/relationships/hyperlink" Target="https://www.zotero.org/google-docs/?9Eyjvx" TargetMode="External"/><Relationship Id="rId303" Type="http://schemas.openxmlformats.org/officeDocument/2006/relationships/hyperlink" Target="https://www.zotero.org/google-docs/?9Eyjvx" TargetMode="External"/><Relationship Id="rId485" Type="http://schemas.openxmlformats.org/officeDocument/2006/relationships/hyperlink" Target="https://www.zotero.org/google-docs/?9Eyjvx" TargetMode="External"/><Relationship Id="rId42" Type="http://schemas.openxmlformats.org/officeDocument/2006/relationships/hyperlink" Target="https://www.zotero.org/google-docs/?ssVbTu" TargetMode="External"/><Relationship Id="rId84" Type="http://schemas.openxmlformats.org/officeDocument/2006/relationships/hyperlink" Target="https://www.zotero.org/google-docs/?Zv0kXd" TargetMode="External"/><Relationship Id="rId138" Type="http://schemas.openxmlformats.org/officeDocument/2006/relationships/hyperlink" Target="https://www.zotero.org/google-docs/?9Eyjvx" TargetMode="External"/><Relationship Id="rId345" Type="http://schemas.openxmlformats.org/officeDocument/2006/relationships/hyperlink" Target="https://www.zotero.org/google-docs/?9Eyjvx" TargetMode="External"/><Relationship Id="rId387" Type="http://schemas.openxmlformats.org/officeDocument/2006/relationships/hyperlink" Target="https://www.zotero.org/google-docs/?9Eyjvx" TargetMode="External"/><Relationship Id="rId510" Type="http://schemas.openxmlformats.org/officeDocument/2006/relationships/hyperlink" Target="https://www.zotero.org/google-docs/?9Eyjvx" TargetMode="External"/><Relationship Id="rId552" Type="http://schemas.openxmlformats.org/officeDocument/2006/relationships/hyperlink" Target="https://www.zotero.org/google-docs/?9Eyjvx" TargetMode="External"/><Relationship Id="rId191" Type="http://schemas.openxmlformats.org/officeDocument/2006/relationships/hyperlink" Target="https://www.zotero.org/google-docs/?9Eyjvx" TargetMode="External"/><Relationship Id="rId205" Type="http://schemas.openxmlformats.org/officeDocument/2006/relationships/hyperlink" Target="https://www.zotero.org/google-docs/?9Eyjvx" TargetMode="External"/><Relationship Id="rId247" Type="http://schemas.openxmlformats.org/officeDocument/2006/relationships/hyperlink" Target="https://www.zotero.org/google-docs/?9Eyjvx" TargetMode="External"/><Relationship Id="rId412" Type="http://schemas.openxmlformats.org/officeDocument/2006/relationships/hyperlink" Target="https://www.zotero.org/google-docs/?9Eyjvx" TargetMode="External"/><Relationship Id="rId107" Type="http://schemas.openxmlformats.org/officeDocument/2006/relationships/hyperlink" Target="https://palfalvi.github.io/badirater/articles/badirater.html" TargetMode="External"/><Relationship Id="rId289" Type="http://schemas.openxmlformats.org/officeDocument/2006/relationships/hyperlink" Target="https://www.zotero.org/google-docs/?9Eyjvx" TargetMode="External"/><Relationship Id="rId454" Type="http://schemas.openxmlformats.org/officeDocument/2006/relationships/hyperlink" Target="https://www.zotero.org/google-docs/?9Eyjvx" TargetMode="External"/><Relationship Id="rId496" Type="http://schemas.openxmlformats.org/officeDocument/2006/relationships/hyperlink" Target="https://www.zotero.org/google-docs/?9Eyjvx" TargetMode="External"/><Relationship Id="rId11" Type="http://schemas.openxmlformats.org/officeDocument/2006/relationships/hyperlink" Target="https://www.zotero.org/google-docs/?70IFzP" TargetMode="External"/><Relationship Id="rId53" Type="http://schemas.openxmlformats.org/officeDocument/2006/relationships/hyperlink" Target="https://www.zotero.org/google-docs/?0jUMKd" TargetMode="External"/><Relationship Id="rId149" Type="http://schemas.openxmlformats.org/officeDocument/2006/relationships/hyperlink" Target="https://www.zotero.org/google-docs/?9Eyjvx" TargetMode="External"/><Relationship Id="rId314" Type="http://schemas.openxmlformats.org/officeDocument/2006/relationships/hyperlink" Target="https://www.zotero.org/google-docs/?9Eyjvx" TargetMode="External"/><Relationship Id="rId356" Type="http://schemas.openxmlformats.org/officeDocument/2006/relationships/hyperlink" Target="https://www.zotero.org/google-docs/?9Eyjvx" TargetMode="External"/><Relationship Id="rId398" Type="http://schemas.openxmlformats.org/officeDocument/2006/relationships/hyperlink" Target="https://www.zotero.org/google-docs/?9Eyjvx" TargetMode="External"/><Relationship Id="rId521" Type="http://schemas.openxmlformats.org/officeDocument/2006/relationships/hyperlink" Target="https://www.zotero.org/google-docs/?9Eyjvx" TargetMode="External"/><Relationship Id="rId95" Type="http://schemas.openxmlformats.org/officeDocument/2006/relationships/hyperlink" Target="https://www.zotero.org/google-docs/?Tax6Sy" TargetMode="External"/><Relationship Id="rId160" Type="http://schemas.openxmlformats.org/officeDocument/2006/relationships/hyperlink" Target="https://www.zotero.org/google-docs/?9Eyjvx" TargetMode="External"/><Relationship Id="rId216" Type="http://schemas.openxmlformats.org/officeDocument/2006/relationships/hyperlink" Target="https://www.zotero.org/google-docs/?9Eyjvx" TargetMode="External"/><Relationship Id="rId423" Type="http://schemas.openxmlformats.org/officeDocument/2006/relationships/hyperlink" Target="https://www.zotero.org/google-docs/?9Eyjvx" TargetMode="External"/><Relationship Id="rId258" Type="http://schemas.openxmlformats.org/officeDocument/2006/relationships/hyperlink" Target="https://www.zotero.org/google-docs/?9Eyjvx" TargetMode="External"/><Relationship Id="rId465" Type="http://schemas.openxmlformats.org/officeDocument/2006/relationships/hyperlink" Target="https://www.zotero.org/google-docs/?9Eyjvx" TargetMode="External"/><Relationship Id="rId22" Type="http://schemas.openxmlformats.org/officeDocument/2006/relationships/hyperlink" Target="https://www.zotero.org/google-docs/?OcOOyV" TargetMode="External"/><Relationship Id="rId64" Type="http://schemas.openxmlformats.org/officeDocument/2006/relationships/hyperlink" Target="https://www.zotero.org/google-docs/?XDxbOO" TargetMode="External"/><Relationship Id="rId118" Type="http://schemas.openxmlformats.org/officeDocument/2006/relationships/image" Target="media/image6.jpg"/><Relationship Id="rId325" Type="http://schemas.openxmlformats.org/officeDocument/2006/relationships/hyperlink" Target="https://www.zotero.org/google-docs/?9Eyjvx" TargetMode="External"/><Relationship Id="rId367" Type="http://schemas.openxmlformats.org/officeDocument/2006/relationships/hyperlink" Target="https://www.zotero.org/google-docs/?9Eyjvx" TargetMode="External"/><Relationship Id="rId532" Type="http://schemas.openxmlformats.org/officeDocument/2006/relationships/hyperlink" Target="https://www.zotero.org/google-docs/?9Eyjvx" TargetMode="External"/><Relationship Id="rId171" Type="http://schemas.openxmlformats.org/officeDocument/2006/relationships/hyperlink" Target="https://www.zotero.org/google-docs/?9Eyjvx" TargetMode="External"/><Relationship Id="rId227" Type="http://schemas.openxmlformats.org/officeDocument/2006/relationships/hyperlink" Target="https://www.zotero.org/google-docs/?9Eyjvx" TargetMode="External"/><Relationship Id="rId269" Type="http://schemas.openxmlformats.org/officeDocument/2006/relationships/hyperlink" Target="https://www.zotero.org/google-docs/?9Eyjvx" TargetMode="External"/><Relationship Id="rId434" Type="http://schemas.openxmlformats.org/officeDocument/2006/relationships/hyperlink" Target="https://www.zotero.org/google-docs/?9Eyjvx" TargetMode="External"/><Relationship Id="rId476" Type="http://schemas.openxmlformats.org/officeDocument/2006/relationships/hyperlink" Target="https://www.zotero.org/google-docs/?9Eyjvx" TargetMode="External"/><Relationship Id="rId33" Type="http://schemas.openxmlformats.org/officeDocument/2006/relationships/hyperlink" Target="https://www.zotero.org/google-docs/?g9PlNM" TargetMode="External"/><Relationship Id="rId129" Type="http://schemas.openxmlformats.org/officeDocument/2006/relationships/hyperlink" Target="https://www.zotero.org/google-docs/?9Eyjvx" TargetMode="External"/><Relationship Id="rId280" Type="http://schemas.openxmlformats.org/officeDocument/2006/relationships/hyperlink" Target="https://www.zotero.org/google-docs/?9Eyjvx" TargetMode="External"/><Relationship Id="rId336" Type="http://schemas.openxmlformats.org/officeDocument/2006/relationships/hyperlink" Target="https://www.zotero.org/google-docs/?9Eyjvx" TargetMode="External"/><Relationship Id="rId501" Type="http://schemas.openxmlformats.org/officeDocument/2006/relationships/hyperlink" Target="https://www.zotero.org/google-docs/?9Eyjvx" TargetMode="External"/><Relationship Id="rId543" Type="http://schemas.openxmlformats.org/officeDocument/2006/relationships/hyperlink" Target="https://www.zotero.org/google-docs/?9Eyjvx" TargetMode="External"/><Relationship Id="rId75" Type="http://schemas.openxmlformats.org/officeDocument/2006/relationships/hyperlink" Target="https://www.zotero.org/google-docs/?ck8hDf" TargetMode="External"/><Relationship Id="rId140" Type="http://schemas.openxmlformats.org/officeDocument/2006/relationships/hyperlink" Target="https://www.zotero.org/google-docs/?9Eyjvx" TargetMode="External"/><Relationship Id="rId182" Type="http://schemas.openxmlformats.org/officeDocument/2006/relationships/hyperlink" Target="https://www.zotero.org/google-docs/?9Eyjvx" TargetMode="External"/><Relationship Id="rId378" Type="http://schemas.openxmlformats.org/officeDocument/2006/relationships/hyperlink" Target="https://www.zotero.org/google-docs/?9Eyjvx" TargetMode="External"/><Relationship Id="rId403" Type="http://schemas.openxmlformats.org/officeDocument/2006/relationships/hyperlink" Target="https://www.zotero.org/google-docs/?9Eyjvx" TargetMode="External"/><Relationship Id="rId6" Type="http://schemas.microsoft.com/office/2016/09/relationships/commentsIds" Target="commentsIds.xml"/><Relationship Id="rId238" Type="http://schemas.openxmlformats.org/officeDocument/2006/relationships/hyperlink" Target="https://www.zotero.org/google-docs/?9Eyjvx" TargetMode="External"/><Relationship Id="rId445" Type="http://schemas.openxmlformats.org/officeDocument/2006/relationships/hyperlink" Target="https://www.zotero.org/google-docs/?9Eyjvx" TargetMode="External"/><Relationship Id="rId487" Type="http://schemas.openxmlformats.org/officeDocument/2006/relationships/hyperlink" Target="https://www.zotero.org/google-docs/?9Eyjvx" TargetMode="External"/><Relationship Id="rId291" Type="http://schemas.openxmlformats.org/officeDocument/2006/relationships/hyperlink" Target="https://www.zotero.org/google-docs/?9Eyjvx" TargetMode="External"/><Relationship Id="rId305" Type="http://schemas.openxmlformats.org/officeDocument/2006/relationships/hyperlink" Target="https://www.zotero.org/google-docs/?9Eyjvx" TargetMode="External"/><Relationship Id="rId347" Type="http://schemas.openxmlformats.org/officeDocument/2006/relationships/hyperlink" Target="https://www.zotero.org/google-docs/?9Eyjvx" TargetMode="External"/><Relationship Id="rId512" Type="http://schemas.openxmlformats.org/officeDocument/2006/relationships/hyperlink" Target="https://www.zotero.org/google-docs/?9Eyjvx" TargetMode="External"/><Relationship Id="rId44" Type="http://schemas.openxmlformats.org/officeDocument/2006/relationships/hyperlink" Target="https://www.zotero.org/google-docs/?iUAWl8" TargetMode="External"/><Relationship Id="rId86" Type="http://schemas.openxmlformats.org/officeDocument/2006/relationships/hyperlink" Target="https://www.zotero.org/google-docs/?n9BmtO" TargetMode="External"/><Relationship Id="rId151" Type="http://schemas.openxmlformats.org/officeDocument/2006/relationships/hyperlink" Target="https://www.zotero.org/google-docs/?9Eyjvx" TargetMode="External"/><Relationship Id="rId389" Type="http://schemas.openxmlformats.org/officeDocument/2006/relationships/hyperlink" Target="https://www.zotero.org/google-docs/?9Eyjvx" TargetMode="External"/><Relationship Id="rId554" Type="http://schemas.microsoft.com/office/2011/relationships/people" Target="people.xml"/><Relationship Id="rId193" Type="http://schemas.openxmlformats.org/officeDocument/2006/relationships/hyperlink" Target="https://www.zotero.org/google-docs/?9Eyjvx" TargetMode="External"/><Relationship Id="rId207" Type="http://schemas.openxmlformats.org/officeDocument/2006/relationships/hyperlink" Target="https://www.zotero.org/google-docs/?9Eyjvx" TargetMode="External"/><Relationship Id="rId249" Type="http://schemas.openxmlformats.org/officeDocument/2006/relationships/hyperlink" Target="https://www.zotero.org/google-docs/?9Eyjvx" TargetMode="External"/><Relationship Id="rId414" Type="http://schemas.openxmlformats.org/officeDocument/2006/relationships/hyperlink" Target="https://www.zotero.org/google-docs/?9Eyjvx" TargetMode="External"/><Relationship Id="rId456" Type="http://schemas.openxmlformats.org/officeDocument/2006/relationships/hyperlink" Target="https://www.zotero.org/google-docs/?9Eyjvx" TargetMode="External"/><Relationship Id="rId498" Type="http://schemas.openxmlformats.org/officeDocument/2006/relationships/hyperlink" Target="https://www.zotero.org/google-docs/?9Eyjvx" TargetMode="External"/><Relationship Id="rId13" Type="http://schemas.openxmlformats.org/officeDocument/2006/relationships/hyperlink" Target="https://www.zotero.org/google-docs/?DGI8Yr" TargetMode="External"/><Relationship Id="rId109" Type="http://schemas.openxmlformats.org/officeDocument/2006/relationships/hyperlink" Target="https://www.zotero.org/google-docs/?Y4Tdbw" TargetMode="External"/><Relationship Id="rId260" Type="http://schemas.openxmlformats.org/officeDocument/2006/relationships/hyperlink" Target="https://www.zotero.org/google-docs/?9Eyjvx" TargetMode="External"/><Relationship Id="rId316" Type="http://schemas.openxmlformats.org/officeDocument/2006/relationships/hyperlink" Target="https://www.zotero.org/google-docs/?9Eyjvx" TargetMode="External"/><Relationship Id="rId523" Type="http://schemas.openxmlformats.org/officeDocument/2006/relationships/hyperlink" Target="https://www.zotero.org/google-docs/?9Eyjvx" TargetMode="External"/><Relationship Id="rId55" Type="http://schemas.openxmlformats.org/officeDocument/2006/relationships/hyperlink" Target="https://www.zotero.org/google-docs/?9lAVZr" TargetMode="External"/><Relationship Id="rId97" Type="http://schemas.openxmlformats.org/officeDocument/2006/relationships/hyperlink" Target="https://www.zotero.org/google-docs/?pUiinA" TargetMode="External"/><Relationship Id="rId120" Type="http://schemas.openxmlformats.org/officeDocument/2006/relationships/image" Target="media/image8.jpg"/><Relationship Id="rId358" Type="http://schemas.openxmlformats.org/officeDocument/2006/relationships/hyperlink" Target="https://www.zotero.org/google-docs/?9Eyjvx" TargetMode="External"/><Relationship Id="rId162" Type="http://schemas.openxmlformats.org/officeDocument/2006/relationships/hyperlink" Target="https://www.zotero.org/google-docs/?9Eyjvx" TargetMode="External"/><Relationship Id="rId218" Type="http://schemas.openxmlformats.org/officeDocument/2006/relationships/hyperlink" Target="https://www.zotero.org/google-docs/?9Eyjvx" TargetMode="External"/><Relationship Id="rId425" Type="http://schemas.openxmlformats.org/officeDocument/2006/relationships/hyperlink" Target="https://www.zotero.org/google-docs/?9Eyjvx" TargetMode="External"/><Relationship Id="rId467" Type="http://schemas.openxmlformats.org/officeDocument/2006/relationships/hyperlink" Target="https://www.zotero.org/google-docs/?9Eyjvx" TargetMode="External"/><Relationship Id="rId271" Type="http://schemas.openxmlformats.org/officeDocument/2006/relationships/hyperlink" Target="https://www.zotero.org/google-docs/?9Eyjvx" TargetMode="External"/><Relationship Id="rId24" Type="http://schemas.openxmlformats.org/officeDocument/2006/relationships/hyperlink" Target="https://www.zotero.org/google-docs/?ByHEZI" TargetMode="External"/><Relationship Id="rId66" Type="http://schemas.openxmlformats.org/officeDocument/2006/relationships/hyperlink" Target="https://www.zotero.org/google-docs/?5asgz8" TargetMode="External"/><Relationship Id="rId131" Type="http://schemas.openxmlformats.org/officeDocument/2006/relationships/hyperlink" Target="https://www.zotero.org/google-docs/?9Eyjvx" TargetMode="External"/><Relationship Id="rId327" Type="http://schemas.openxmlformats.org/officeDocument/2006/relationships/hyperlink" Target="https://www.zotero.org/google-docs/?9Eyjvx" TargetMode="External"/><Relationship Id="rId369" Type="http://schemas.openxmlformats.org/officeDocument/2006/relationships/hyperlink" Target="https://www.zotero.org/google-docs/?9Eyjvx" TargetMode="External"/><Relationship Id="rId534" Type="http://schemas.openxmlformats.org/officeDocument/2006/relationships/hyperlink" Target="https://www.zotero.org/google-docs/?9Eyjvx" TargetMode="External"/><Relationship Id="rId173" Type="http://schemas.openxmlformats.org/officeDocument/2006/relationships/hyperlink" Target="https://www.zotero.org/google-docs/?9Eyjvx" TargetMode="External"/><Relationship Id="rId229" Type="http://schemas.openxmlformats.org/officeDocument/2006/relationships/hyperlink" Target="https://www.zotero.org/google-docs/?9Eyjvx" TargetMode="External"/><Relationship Id="rId380" Type="http://schemas.openxmlformats.org/officeDocument/2006/relationships/hyperlink" Target="https://www.zotero.org/google-docs/?9Eyjvx" TargetMode="External"/><Relationship Id="rId436" Type="http://schemas.openxmlformats.org/officeDocument/2006/relationships/hyperlink" Target="https://www.zotero.org/google-docs/?9Eyjvx" TargetMode="External"/><Relationship Id="rId240" Type="http://schemas.openxmlformats.org/officeDocument/2006/relationships/hyperlink" Target="https://www.zotero.org/google-docs/?9Eyjvx" TargetMode="External"/><Relationship Id="rId478" Type="http://schemas.openxmlformats.org/officeDocument/2006/relationships/hyperlink" Target="https://www.zotero.org/google-docs/?9Eyjvx" TargetMode="External"/><Relationship Id="rId35" Type="http://schemas.openxmlformats.org/officeDocument/2006/relationships/hyperlink" Target="https://www.zotero.org/google-docs/?FKOUE1" TargetMode="External"/><Relationship Id="rId77" Type="http://schemas.openxmlformats.org/officeDocument/2006/relationships/hyperlink" Target="https://www.zotero.org/google-docs/?YEUw1u" TargetMode="External"/><Relationship Id="rId100" Type="http://schemas.openxmlformats.org/officeDocument/2006/relationships/hyperlink" Target="https://www.zotero.org/google-docs/?zajsAM" TargetMode="External"/><Relationship Id="rId282" Type="http://schemas.openxmlformats.org/officeDocument/2006/relationships/hyperlink" Target="https://www.zotero.org/google-docs/?9Eyjvx" TargetMode="External"/><Relationship Id="rId338" Type="http://schemas.openxmlformats.org/officeDocument/2006/relationships/hyperlink" Target="https://www.zotero.org/google-docs/?9Eyjvx" TargetMode="External"/><Relationship Id="rId503" Type="http://schemas.openxmlformats.org/officeDocument/2006/relationships/hyperlink" Target="https://www.zotero.org/google-docs/?9Eyjvx" TargetMode="External"/><Relationship Id="rId545" Type="http://schemas.openxmlformats.org/officeDocument/2006/relationships/hyperlink" Target="https://www.zotero.org/google-docs/?9Eyjvx" TargetMode="External"/><Relationship Id="rId8" Type="http://schemas.openxmlformats.org/officeDocument/2006/relationships/hyperlink" Target="https://www.zotero.org/google-docs/?ZMK4RF" TargetMode="External"/><Relationship Id="rId142" Type="http://schemas.openxmlformats.org/officeDocument/2006/relationships/hyperlink" Target="https://www.zotero.org/google-docs/?9Eyjvx" TargetMode="External"/><Relationship Id="rId184" Type="http://schemas.openxmlformats.org/officeDocument/2006/relationships/hyperlink" Target="https://www.zotero.org/google-docs/?9Eyjvx" TargetMode="External"/><Relationship Id="rId391" Type="http://schemas.openxmlformats.org/officeDocument/2006/relationships/hyperlink" Target="https://www.zotero.org/google-docs/?9Eyjvx" TargetMode="External"/><Relationship Id="rId405" Type="http://schemas.openxmlformats.org/officeDocument/2006/relationships/hyperlink" Target="https://www.zotero.org/google-docs/?9Eyjvx" TargetMode="External"/><Relationship Id="rId447" Type="http://schemas.openxmlformats.org/officeDocument/2006/relationships/hyperlink" Target="https://www.zotero.org/google-docs/?9Eyjvx" TargetMode="External"/><Relationship Id="rId251" Type="http://schemas.openxmlformats.org/officeDocument/2006/relationships/hyperlink" Target="https://www.zotero.org/google-docs/?9Eyjvx" TargetMode="External"/><Relationship Id="rId489" Type="http://schemas.openxmlformats.org/officeDocument/2006/relationships/hyperlink" Target="https://www.zotero.org/google-docs/?9Eyjvx" TargetMode="External"/><Relationship Id="rId46" Type="http://schemas.openxmlformats.org/officeDocument/2006/relationships/hyperlink" Target="https://www.zotero.org/google-docs/?tx5h3V" TargetMode="External"/><Relationship Id="rId293" Type="http://schemas.openxmlformats.org/officeDocument/2006/relationships/hyperlink" Target="https://www.zotero.org/google-docs/?9Eyjvx" TargetMode="External"/><Relationship Id="rId307" Type="http://schemas.openxmlformats.org/officeDocument/2006/relationships/hyperlink" Target="https://www.zotero.org/google-docs/?9Eyjvx" TargetMode="External"/><Relationship Id="rId349" Type="http://schemas.openxmlformats.org/officeDocument/2006/relationships/hyperlink" Target="https://www.zotero.org/google-docs/?9Eyjvx" TargetMode="External"/><Relationship Id="rId514" Type="http://schemas.openxmlformats.org/officeDocument/2006/relationships/hyperlink" Target="https://www.zotero.org/google-docs/?9Eyjvx" TargetMode="External"/><Relationship Id="rId88" Type="http://schemas.openxmlformats.org/officeDocument/2006/relationships/hyperlink" Target="https://www.zotero.org/google-docs/?Hk9oNk" TargetMode="External"/><Relationship Id="rId111" Type="http://schemas.openxmlformats.org/officeDocument/2006/relationships/hyperlink" Target="https://www.zotero.org/google-docs/?y2Rg9d" TargetMode="External"/><Relationship Id="rId153" Type="http://schemas.openxmlformats.org/officeDocument/2006/relationships/hyperlink" Target="https://www.zotero.org/google-docs/?9Eyjvx" TargetMode="External"/><Relationship Id="rId195" Type="http://schemas.openxmlformats.org/officeDocument/2006/relationships/hyperlink" Target="https://www.zotero.org/google-docs/?9Eyjvx" TargetMode="External"/><Relationship Id="rId209" Type="http://schemas.openxmlformats.org/officeDocument/2006/relationships/hyperlink" Target="https://www.zotero.org/google-docs/?9Eyjvx" TargetMode="External"/><Relationship Id="rId360" Type="http://schemas.openxmlformats.org/officeDocument/2006/relationships/hyperlink" Target="https://www.zotero.org/google-docs/?9Eyjvx" TargetMode="External"/><Relationship Id="rId416" Type="http://schemas.openxmlformats.org/officeDocument/2006/relationships/hyperlink" Target="https://www.zotero.org/google-docs/?9Eyjvx" TargetMode="External"/><Relationship Id="rId220" Type="http://schemas.openxmlformats.org/officeDocument/2006/relationships/hyperlink" Target="https://www.zotero.org/google-docs/?9Eyjvx" TargetMode="External"/><Relationship Id="rId458" Type="http://schemas.openxmlformats.org/officeDocument/2006/relationships/hyperlink" Target="https://www.zotero.org/google-docs/?9Eyjvx" TargetMode="External"/><Relationship Id="rId15" Type="http://schemas.openxmlformats.org/officeDocument/2006/relationships/hyperlink" Target="https://www.zotero.org/google-docs/?VTDN77" TargetMode="External"/><Relationship Id="rId57" Type="http://schemas.openxmlformats.org/officeDocument/2006/relationships/hyperlink" Target="https://www.zotero.org/google-docs/?kqQkYO" TargetMode="External"/><Relationship Id="rId262" Type="http://schemas.openxmlformats.org/officeDocument/2006/relationships/hyperlink" Target="https://www.zotero.org/google-docs/?9Eyjvx" TargetMode="External"/><Relationship Id="rId318" Type="http://schemas.openxmlformats.org/officeDocument/2006/relationships/hyperlink" Target="https://www.zotero.org/google-docs/?9Eyjvx" TargetMode="External"/><Relationship Id="rId525" Type="http://schemas.openxmlformats.org/officeDocument/2006/relationships/hyperlink" Target="https://www.zotero.org/google-docs/?9Eyjvx" TargetMode="External"/><Relationship Id="rId99" Type="http://schemas.openxmlformats.org/officeDocument/2006/relationships/hyperlink" Target="https://www.zotero.org/google-docs/?XlqwbC" TargetMode="External"/><Relationship Id="rId122" Type="http://schemas.openxmlformats.org/officeDocument/2006/relationships/image" Target="media/image10.jpg"/><Relationship Id="rId164" Type="http://schemas.openxmlformats.org/officeDocument/2006/relationships/hyperlink" Target="https://www.zotero.org/google-docs/?9Eyjvx" TargetMode="External"/><Relationship Id="rId371" Type="http://schemas.openxmlformats.org/officeDocument/2006/relationships/hyperlink" Target="https://www.zotero.org/google-docs/?9Eyjvx" TargetMode="External"/><Relationship Id="rId427" Type="http://schemas.openxmlformats.org/officeDocument/2006/relationships/hyperlink" Target="https://www.zotero.org/google-docs/?9Eyjvx" TargetMode="External"/><Relationship Id="rId469" Type="http://schemas.openxmlformats.org/officeDocument/2006/relationships/hyperlink" Target="https://www.zotero.org/google-docs/?9Eyjvx" TargetMode="External"/><Relationship Id="rId26" Type="http://schemas.openxmlformats.org/officeDocument/2006/relationships/image" Target="media/image1.png"/><Relationship Id="rId231" Type="http://schemas.openxmlformats.org/officeDocument/2006/relationships/hyperlink" Target="https://www.zotero.org/google-docs/?9Eyjvx" TargetMode="External"/><Relationship Id="rId273" Type="http://schemas.openxmlformats.org/officeDocument/2006/relationships/hyperlink" Target="https://www.zotero.org/google-docs/?9Eyjvx" TargetMode="External"/><Relationship Id="rId329" Type="http://schemas.openxmlformats.org/officeDocument/2006/relationships/hyperlink" Target="https://www.zotero.org/google-docs/?9Eyjvx" TargetMode="External"/><Relationship Id="rId480" Type="http://schemas.openxmlformats.org/officeDocument/2006/relationships/hyperlink" Target="https://www.zotero.org/google-docs/?9Eyjvx" TargetMode="External"/><Relationship Id="rId536" Type="http://schemas.openxmlformats.org/officeDocument/2006/relationships/hyperlink" Target="https://www.zotero.org/google-docs/?9Eyjvx" TargetMode="External"/><Relationship Id="rId68" Type="http://schemas.openxmlformats.org/officeDocument/2006/relationships/hyperlink" Target="https://www.zotero.org/google-docs/?Ar0q9b" TargetMode="External"/><Relationship Id="rId133" Type="http://schemas.openxmlformats.org/officeDocument/2006/relationships/hyperlink" Target="https://www.zotero.org/google-docs/?9Eyjvx" TargetMode="External"/><Relationship Id="rId175" Type="http://schemas.openxmlformats.org/officeDocument/2006/relationships/hyperlink" Target="https://www.zotero.org/google-docs/?9Eyjvx" TargetMode="External"/><Relationship Id="rId340" Type="http://schemas.openxmlformats.org/officeDocument/2006/relationships/hyperlink" Target="https://www.zotero.org/google-docs/?9Eyjvx" TargetMode="External"/><Relationship Id="rId200" Type="http://schemas.openxmlformats.org/officeDocument/2006/relationships/hyperlink" Target="https://www.zotero.org/google-docs/?9Eyjvx" TargetMode="External"/><Relationship Id="rId382" Type="http://schemas.openxmlformats.org/officeDocument/2006/relationships/hyperlink" Target="https://www.zotero.org/google-docs/?9Eyjvx" TargetMode="External"/><Relationship Id="rId438" Type="http://schemas.openxmlformats.org/officeDocument/2006/relationships/hyperlink" Target="https://www.zotero.org/google-docs/?9Eyjvx" TargetMode="External"/><Relationship Id="rId242" Type="http://schemas.openxmlformats.org/officeDocument/2006/relationships/hyperlink" Target="https://www.zotero.org/google-docs/?9Eyjvx" TargetMode="External"/><Relationship Id="rId284" Type="http://schemas.openxmlformats.org/officeDocument/2006/relationships/hyperlink" Target="https://www.zotero.org/google-docs/?9Eyjvx" TargetMode="External"/><Relationship Id="rId491" Type="http://schemas.openxmlformats.org/officeDocument/2006/relationships/hyperlink" Target="https://www.zotero.org/google-docs/?9Eyjvx" TargetMode="External"/><Relationship Id="rId505" Type="http://schemas.openxmlformats.org/officeDocument/2006/relationships/hyperlink" Target="https://www.zotero.org/google-docs/?9Eyjvx" TargetMode="External"/><Relationship Id="rId37" Type="http://schemas.openxmlformats.org/officeDocument/2006/relationships/hyperlink" Target="https://www.zotero.org/google-docs/?iGODVN" TargetMode="External"/><Relationship Id="rId79" Type="http://schemas.openxmlformats.org/officeDocument/2006/relationships/hyperlink" Target="https://www.zotero.org/google-docs/?kKSVlj" TargetMode="External"/><Relationship Id="rId102" Type="http://schemas.openxmlformats.org/officeDocument/2006/relationships/hyperlink" Target="http://download.lepbase.org/v4/sequence/" TargetMode="External"/><Relationship Id="rId144" Type="http://schemas.openxmlformats.org/officeDocument/2006/relationships/hyperlink" Target="https://www.zotero.org/google-docs/?9Eyjvx" TargetMode="External"/><Relationship Id="rId547" Type="http://schemas.openxmlformats.org/officeDocument/2006/relationships/hyperlink" Target="https://www.zotero.org/google-docs/?9Eyjvx" TargetMode="External"/><Relationship Id="rId90" Type="http://schemas.openxmlformats.org/officeDocument/2006/relationships/hyperlink" Target="https://www.zotero.org/google-docs/?u23eBc" TargetMode="External"/><Relationship Id="rId186" Type="http://schemas.openxmlformats.org/officeDocument/2006/relationships/hyperlink" Target="https://www.zotero.org/google-docs/?9Eyjvx" TargetMode="External"/><Relationship Id="rId351" Type="http://schemas.openxmlformats.org/officeDocument/2006/relationships/hyperlink" Target="https://www.zotero.org/google-docs/?9Eyjvx" TargetMode="External"/><Relationship Id="rId393" Type="http://schemas.openxmlformats.org/officeDocument/2006/relationships/hyperlink" Target="https://www.zotero.org/google-docs/?9Eyjvx" TargetMode="External"/><Relationship Id="rId407" Type="http://schemas.openxmlformats.org/officeDocument/2006/relationships/hyperlink" Target="https://www.zotero.org/google-docs/?9Eyjvx" TargetMode="External"/><Relationship Id="rId449" Type="http://schemas.openxmlformats.org/officeDocument/2006/relationships/hyperlink" Target="https://www.zotero.org/google-docs/?9Eyjvx" TargetMode="External"/><Relationship Id="rId211" Type="http://schemas.openxmlformats.org/officeDocument/2006/relationships/hyperlink" Target="https://www.zotero.org/google-docs/?9Eyjvx" TargetMode="External"/><Relationship Id="rId253" Type="http://schemas.openxmlformats.org/officeDocument/2006/relationships/hyperlink" Target="https://www.zotero.org/google-docs/?9Eyjvx" TargetMode="External"/><Relationship Id="rId295" Type="http://schemas.openxmlformats.org/officeDocument/2006/relationships/hyperlink" Target="https://www.zotero.org/google-docs/?9Eyjvx" TargetMode="External"/><Relationship Id="rId309" Type="http://schemas.openxmlformats.org/officeDocument/2006/relationships/hyperlink" Target="https://www.zotero.org/google-docs/?9Eyjvx" TargetMode="External"/><Relationship Id="rId460" Type="http://schemas.openxmlformats.org/officeDocument/2006/relationships/hyperlink" Target="https://www.zotero.org/google-docs/?9Eyjvx" TargetMode="External"/><Relationship Id="rId516" Type="http://schemas.openxmlformats.org/officeDocument/2006/relationships/hyperlink" Target="https://www.zotero.org/google-docs/?9Eyjvx" TargetMode="External"/><Relationship Id="rId48" Type="http://schemas.openxmlformats.org/officeDocument/2006/relationships/hyperlink" Target="https://www.zotero.org/google-docs/?fsgeER" TargetMode="External"/><Relationship Id="rId113" Type="http://schemas.openxmlformats.org/officeDocument/2006/relationships/hyperlink" Target="https://www.zotero.org/google-docs/?fBGWNg" TargetMode="External"/><Relationship Id="rId320" Type="http://schemas.openxmlformats.org/officeDocument/2006/relationships/hyperlink" Target="https://www.zotero.org/google-docs/?9Eyjvx" TargetMode="External"/><Relationship Id="rId155" Type="http://schemas.openxmlformats.org/officeDocument/2006/relationships/hyperlink" Target="https://www.zotero.org/google-docs/?9Eyjvx" TargetMode="External"/><Relationship Id="rId197" Type="http://schemas.openxmlformats.org/officeDocument/2006/relationships/hyperlink" Target="https://www.zotero.org/google-docs/?9Eyjvx" TargetMode="External"/><Relationship Id="rId362" Type="http://schemas.openxmlformats.org/officeDocument/2006/relationships/hyperlink" Target="https://www.zotero.org/google-docs/?9Eyjvx" TargetMode="External"/><Relationship Id="rId418" Type="http://schemas.openxmlformats.org/officeDocument/2006/relationships/hyperlink" Target="https://www.zotero.org/google-docs/?9Eyjvx" TargetMode="External"/><Relationship Id="rId222" Type="http://schemas.openxmlformats.org/officeDocument/2006/relationships/hyperlink" Target="https://www.zotero.org/google-docs/?9Eyjvx" TargetMode="External"/><Relationship Id="rId264" Type="http://schemas.openxmlformats.org/officeDocument/2006/relationships/hyperlink" Target="https://www.zotero.org/google-docs/?9Eyjvx" TargetMode="External"/><Relationship Id="rId471" Type="http://schemas.openxmlformats.org/officeDocument/2006/relationships/hyperlink" Target="https://www.zotero.org/google-docs/?9Eyjvx" TargetMode="External"/><Relationship Id="rId17" Type="http://schemas.openxmlformats.org/officeDocument/2006/relationships/hyperlink" Target="https://www.zotero.org/google-docs/?m8N6Me" TargetMode="External"/><Relationship Id="rId59" Type="http://schemas.openxmlformats.org/officeDocument/2006/relationships/hyperlink" Target="https://www.zotero.org/google-docs/?Qune4i" TargetMode="External"/><Relationship Id="rId124" Type="http://schemas.openxmlformats.org/officeDocument/2006/relationships/hyperlink" Target="https://www.zotero.org/google-docs/?9Eyjvx" TargetMode="External"/><Relationship Id="rId527" Type="http://schemas.openxmlformats.org/officeDocument/2006/relationships/hyperlink" Target="https://www.zotero.org/google-docs/?9Eyjvx" TargetMode="External"/><Relationship Id="rId70" Type="http://schemas.openxmlformats.org/officeDocument/2006/relationships/hyperlink" Target="https://www.zotero.org/google-docs/?eVmrBu" TargetMode="External"/><Relationship Id="rId166" Type="http://schemas.openxmlformats.org/officeDocument/2006/relationships/hyperlink" Target="https://www.zotero.org/google-docs/?9Eyjvx" TargetMode="External"/><Relationship Id="rId331" Type="http://schemas.openxmlformats.org/officeDocument/2006/relationships/hyperlink" Target="https://www.zotero.org/google-docs/?9Eyjvx" TargetMode="External"/><Relationship Id="rId373" Type="http://schemas.openxmlformats.org/officeDocument/2006/relationships/hyperlink" Target="https://www.zotero.org/google-docs/?9Eyjvx" TargetMode="External"/><Relationship Id="rId429" Type="http://schemas.openxmlformats.org/officeDocument/2006/relationships/hyperlink" Target="https://www.zotero.org/google-docs/?9Eyjvx" TargetMode="External"/><Relationship Id="rId1" Type="http://schemas.openxmlformats.org/officeDocument/2006/relationships/styles" Target="styles.xml"/><Relationship Id="rId233" Type="http://schemas.openxmlformats.org/officeDocument/2006/relationships/hyperlink" Target="https://www.zotero.org/google-docs/?9Eyjvx" TargetMode="External"/><Relationship Id="rId440" Type="http://schemas.openxmlformats.org/officeDocument/2006/relationships/hyperlink" Target="https://www.zotero.org/google-docs/?9Eyjvx" TargetMode="External"/><Relationship Id="rId28" Type="http://schemas.openxmlformats.org/officeDocument/2006/relationships/hyperlink" Target="https://www.zotero.org/google-docs/?KR4gZe" TargetMode="External"/><Relationship Id="rId275" Type="http://schemas.openxmlformats.org/officeDocument/2006/relationships/hyperlink" Target="https://www.zotero.org/google-docs/?9Eyjvx" TargetMode="External"/><Relationship Id="rId300" Type="http://schemas.openxmlformats.org/officeDocument/2006/relationships/hyperlink" Target="https://www.zotero.org/google-docs/?9Eyjvx" TargetMode="External"/><Relationship Id="rId482" Type="http://schemas.openxmlformats.org/officeDocument/2006/relationships/hyperlink" Target="https://www.zotero.org/google-docs/?9Eyjvx" TargetMode="External"/><Relationship Id="rId538" Type="http://schemas.openxmlformats.org/officeDocument/2006/relationships/hyperlink" Target="https://www.zotero.org/google-docs/?9Eyjvx" TargetMode="External"/><Relationship Id="rId81" Type="http://schemas.openxmlformats.org/officeDocument/2006/relationships/hyperlink" Target="https://www.zotero.org/google-docs/?nbDq8C" TargetMode="External"/><Relationship Id="rId135" Type="http://schemas.openxmlformats.org/officeDocument/2006/relationships/hyperlink" Target="https://www.zotero.org/google-docs/?9Eyjvx" TargetMode="External"/><Relationship Id="rId177" Type="http://schemas.openxmlformats.org/officeDocument/2006/relationships/hyperlink" Target="https://www.zotero.org/google-docs/?9Eyjvx" TargetMode="External"/><Relationship Id="rId342" Type="http://schemas.openxmlformats.org/officeDocument/2006/relationships/hyperlink" Target="https://www.zotero.org/google-docs/?9Eyjvx" TargetMode="External"/><Relationship Id="rId384" Type="http://schemas.openxmlformats.org/officeDocument/2006/relationships/hyperlink" Target="https://www.zotero.org/google-docs/?9Eyjvx" TargetMode="External"/><Relationship Id="rId202" Type="http://schemas.openxmlformats.org/officeDocument/2006/relationships/hyperlink" Target="https://www.zotero.org/google-docs/?9Eyjvx" TargetMode="External"/><Relationship Id="rId244" Type="http://schemas.openxmlformats.org/officeDocument/2006/relationships/hyperlink" Target="https://www.zotero.org/google-docs/?9Eyjvx" TargetMode="External"/><Relationship Id="rId39" Type="http://schemas.openxmlformats.org/officeDocument/2006/relationships/hyperlink" Target="https://www.zotero.org/google-docs/?eY6y2b" TargetMode="External"/><Relationship Id="rId286" Type="http://schemas.openxmlformats.org/officeDocument/2006/relationships/hyperlink" Target="https://www.zotero.org/google-docs/?9Eyjvx" TargetMode="External"/><Relationship Id="rId451" Type="http://schemas.openxmlformats.org/officeDocument/2006/relationships/hyperlink" Target="https://www.zotero.org/google-docs/?9Eyjvx" TargetMode="External"/><Relationship Id="rId493" Type="http://schemas.openxmlformats.org/officeDocument/2006/relationships/hyperlink" Target="https://www.zotero.org/google-docs/?9Eyjvx" TargetMode="External"/><Relationship Id="rId507" Type="http://schemas.openxmlformats.org/officeDocument/2006/relationships/hyperlink" Target="https://www.zotero.org/google-docs/?9Eyjvx" TargetMode="External"/><Relationship Id="rId549" Type="http://schemas.openxmlformats.org/officeDocument/2006/relationships/hyperlink" Target="https://www.zotero.org/google-docs/?9Eyjvx" TargetMode="External"/><Relationship Id="rId50" Type="http://schemas.openxmlformats.org/officeDocument/2006/relationships/hyperlink" Target="https://www.zotero.org/google-docs/?c63zGw" TargetMode="External"/><Relationship Id="rId104" Type="http://schemas.openxmlformats.org/officeDocument/2006/relationships/hyperlink" Target="https://www.zotero.org/google-docs/?SeMI0a" TargetMode="External"/><Relationship Id="rId146" Type="http://schemas.openxmlformats.org/officeDocument/2006/relationships/hyperlink" Target="https://www.zotero.org/google-docs/?9Eyjvx" TargetMode="External"/><Relationship Id="rId188" Type="http://schemas.openxmlformats.org/officeDocument/2006/relationships/hyperlink" Target="https://www.zotero.org/google-docs/?9Eyjvx" TargetMode="External"/><Relationship Id="rId311" Type="http://schemas.openxmlformats.org/officeDocument/2006/relationships/hyperlink" Target="https://www.zotero.org/google-docs/?9Eyjvx" TargetMode="External"/><Relationship Id="rId353" Type="http://schemas.openxmlformats.org/officeDocument/2006/relationships/hyperlink" Target="https://www.zotero.org/google-docs/?9Eyjvx" TargetMode="External"/><Relationship Id="rId395" Type="http://schemas.openxmlformats.org/officeDocument/2006/relationships/hyperlink" Target="https://www.zotero.org/google-docs/?9Eyjvx" TargetMode="External"/><Relationship Id="rId409" Type="http://schemas.openxmlformats.org/officeDocument/2006/relationships/hyperlink" Target="https://www.zotero.org/google-docs/?9Eyjvx" TargetMode="External"/><Relationship Id="rId92" Type="http://schemas.openxmlformats.org/officeDocument/2006/relationships/hyperlink" Target="https://www.zotero.org/google-docs/?Ms4hQt" TargetMode="External"/><Relationship Id="rId213" Type="http://schemas.openxmlformats.org/officeDocument/2006/relationships/hyperlink" Target="https://www.zotero.org/google-docs/?9Eyjvx" TargetMode="External"/><Relationship Id="rId420" Type="http://schemas.openxmlformats.org/officeDocument/2006/relationships/hyperlink" Target="https://www.zotero.org/google-docs/?9Eyjvx" TargetMode="External"/><Relationship Id="rId255" Type="http://schemas.openxmlformats.org/officeDocument/2006/relationships/hyperlink" Target="https://www.zotero.org/google-docs/?9Eyjvx" TargetMode="External"/><Relationship Id="rId297" Type="http://schemas.openxmlformats.org/officeDocument/2006/relationships/hyperlink" Target="https://www.zotero.org/google-docs/?9Eyjvx" TargetMode="External"/><Relationship Id="rId462" Type="http://schemas.openxmlformats.org/officeDocument/2006/relationships/hyperlink" Target="https://www.zotero.org/google-docs/?9Eyjvx" TargetMode="External"/><Relationship Id="rId518" Type="http://schemas.openxmlformats.org/officeDocument/2006/relationships/hyperlink" Target="https://www.zotero.org/google-docs/?9Eyjvx" TargetMode="External"/><Relationship Id="rId115" Type="http://schemas.openxmlformats.org/officeDocument/2006/relationships/hyperlink" Target="https://www.zotero.org/google-docs/?NCly5R" TargetMode="External"/><Relationship Id="rId157" Type="http://schemas.openxmlformats.org/officeDocument/2006/relationships/hyperlink" Target="https://www.zotero.org/google-docs/?9Eyjvx" TargetMode="External"/><Relationship Id="rId322" Type="http://schemas.openxmlformats.org/officeDocument/2006/relationships/hyperlink" Target="https://www.zotero.org/google-docs/?9Eyjvx" TargetMode="External"/><Relationship Id="rId364" Type="http://schemas.openxmlformats.org/officeDocument/2006/relationships/hyperlink" Target="https://www.zotero.org/google-docs/?9Eyjvx" TargetMode="External"/><Relationship Id="rId61" Type="http://schemas.openxmlformats.org/officeDocument/2006/relationships/hyperlink" Target="https://www.zotero.org/google-docs/?8cZYv6" TargetMode="External"/><Relationship Id="rId199" Type="http://schemas.openxmlformats.org/officeDocument/2006/relationships/hyperlink" Target="https://www.zotero.org/google-docs/?9Eyjvx" TargetMode="External"/><Relationship Id="rId19" Type="http://schemas.openxmlformats.org/officeDocument/2006/relationships/hyperlink" Target="https://www.zotero.org/google-docs/?VRcc3w" TargetMode="External"/><Relationship Id="rId224" Type="http://schemas.openxmlformats.org/officeDocument/2006/relationships/hyperlink" Target="https://www.zotero.org/google-docs/?9Eyjvx" TargetMode="External"/><Relationship Id="rId266" Type="http://schemas.openxmlformats.org/officeDocument/2006/relationships/hyperlink" Target="https://www.zotero.org/google-docs/?9Eyjvx" TargetMode="External"/><Relationship Id="rId431" Type="http://schemas.openxmlformats.org/officeDocument/2006/relationships/hyperlink" Target="https://www.zotero.org/google-docs/?9Eyjvx" TargetMode="External"/><Relationship Id="rId473" Type="http://schemas.openxmlformats.org/officeDocument/2006/relationships/hyperlink" Target="https://www.zotero.org/google-docs/?9Eyjvx" TargetMode="External"/><Relationship Id="rId529" Type="http://schemas.openxmlformats.org/officeDocument/2006/relationships/hyperlink" Target="https://www.zotero.org/google-docs/?9Eyjvx" TargetMode="External"/><Relationship Id="rId30" Type="http://schemas.openxmlformats.org/officeDocument/2006/relationships/image" Target="media/image3.png"/><Relationship Id="rId126" Type="http://schemas.openxmlformats.org/officeDocument/2006/relationships/hyperlink" Target="https://www.zotero.org/google-docs/?9Eyjvx" TargetMode="External"/><Relationship Id="rId168" Type="http://schemas.openxmlformats.org/officeDocument/2006/relationships/hyperlink" Target="https://www.zotero.org/google-docs/?9Eyjvx" TargetMode="External"/><Relationship Id="rId333" Type="http://schemas.openxmlformats.org/officeDocument/2006/relationships/hyperlink" Target="https://www.zotero.org/google-docs/?9Eyjvx" TargetMode="External"/><Relationship Id="rId540" Type="http://schemas.openxmlformats.org/officeDocument/2006/relationships/hyperlink" Target="https://www.zotero.org/google-docs/?9Eyjvx" TargetMode="External"/><Relationship Id="rId72" Type="http://schemas.openxmlformats.org/officeDocument/2006/relationships/hyperlink" Target="https://www.zotero.org/google-docs/?teSsVi" TargetMode="External"/><Relationship Id="rId375" Type="http://schemas.openxmlformats.org/officeDocument/2006/relationships/hyperlink" Target="https://www.zotero.org/google-docs/?9Eyjvx" TargetMode="External"/><Relationship Id="rId3" Type="http://schemas.openxmlformats.org/officeDocument/2006/relationships/webSettings" Target="webSettings.xml"/><Relationship Id="rId235" Type="http://schemas.openxmlformats.org/officeDocument/2006/relationships/hyperlink" Target="https://www.zotero.org/google-docs/?9Eyjvx" TargetMode="External"/><Relationship Id="rId277" Type="http://schemas.openxmlformats.org/officeDocument/2006/relationships/hyperlink" Target="https://www.zotero.org/google-docs/?9Eyjvx" TargetMode="External"/><Relationship Id="rId400" Type="http://schemas.openxmlformats.org/officeDocument/2006/relationships/hyperlink" Target="https://www.zotero.org/google-docs/?9Eyjvx" TargetMode="External"/><Relationship Id="rId442" Type="http://schemas.openxmlformats.org/officeDocument/2006/relationships/hyperlink" Target="https://www.zotero.org/google-docs/?9Eyjvx" TargetMode="External"/><Relationship Id="rId484" Type="http://schemas.openxmlformats.org/officeDocument/2006/relationships/hyperlink" Target="https://www.zotero.org/google-docs/?9Eyjvx" TargetMode="External"/><Relationship Id="rId137" Type="http://schemas.openxmlformats.org/officeDocument/2006/relationships/hyperlink" Target="https://www.zotero.org/google-docs/?9Eyjvx" TargetMode="External"/><Relationship Id="rId302" Type="http://schemas.openxmlformats.org/officeDocument/2006/relationships/hyperlink" Target="https://www.zotero.org/google-docs/?9Eyjvx" TargetMode="External"/><Relationship Id="rId344" Type="http://schemas.openxmlformats.org/officeDocument/2006/relationships/hyperlink" Target="https://www.zotero.org/google-docs/?9Eyjvx" TargetMode="External"/><Relationship Id="rId41" Type="http://schemas.openxmlformats.org/officeDocument/2006/relationships/hyperlink" Target="https://www.zotero.org/google-docs/?q21prT" TargetMode="External"/><Relationship Id="rId83" Type="http://schemas.openxmlformats.org/officeDocument/2006/relationships/hyperlink" Target="https://www.zotero.org/google-docs/?YGTq1L" TargetMode="External"/><Relationship Id="rId179" Type="http://schemas.openxmlformats.org/officeDocument/2006/relationships/hyperlink" Target="https://www.zotero.org/google-docs/?9Eyjvx" TargetMode="External"/><Relationship Id="rId386" Type="http://schemas.openxmlformats.org/officeDocument/2006/relationships/hyperlink" Target="https://www.zotero.org/google-docs/?9Eyjvx" TargetMode="External"/><Relationship Id="rId551" Type="http://schemas.openxmlformats.org/officeDocument/2006/relationships/hyperlink" Target="https://www.zotero.org/google-docs/?9Eyjvx" TargetMode="External"/><Relationship Id="rId190" Type="http://schemas.openxmlformats.org/officeDocument/2006/relationships/hyperlink" Target="https://www.zotero.org/google-docs/?9Eyjvx" TargetMode="External"/><Relationship Id="rId204" Type="http://schemas.openxmlformats.org/officeDocument/2006/relationships/hyperlink" Target="https://www.zotero.org/google-docs/?9Eyjvx" TargetMode="External"/><Relationship Id="rId246" Type="http://schemas.openxmlformats.org/officeDocument/2006/relationships/hyperlink" Target="https://www.zotero.org/google-docs/?9Eyjvx" TargetMode="External"/><Relationship Id="rId288" Type="http://schemas.openxmlformats.org/officeDocument/2006/relationships/hyperlink" Target="https://www.zotero.org/google-docs/?9Eyjvx" TargetMode="External"/><Relationship Id="rId411" Type="http://schemas.openxmlformats.org/officeDocument/2006/relationships/hyperlink" Target="https://www.zotero.org/google-docs/?9Eyjvx" TargetMode="External"/><Relationship Id="rId453" Type="http://schemas.openxmlformats.org/officeDocument/2006/relationships/hyperlink" Target="https://www.zotero.org/google-docs/?9Eyjvx" TargetMode="External"/><Relationship Id="rId509" Type="http://schemas.openxmlformats.org/officeDocument/2006/relationships/hyperlink" Target="https://www.zotero.org/google-docs/?9Eyjvx" TargetMode="External"/><Relationship Id="rId106" Type="http://schemas.openxmlformats.org/officeDocument/2006/relationships/hyperlink" Target="https://www.zotero.org/google-docs/?GJzE0S" TargetMode="External"/><Relationship Id="rId313" Type="http://schemas.openxmlformats.org/officeDocument/2006/relationships/hyperlink" Target="https://www.zotero.org/google-docs/?9Eyjvx" TargetMode="External"/><Relationship Id="rId495" Type="http://schemas.openxmlformats.org/officeDocument/2006/relationships/hyperlink" Target="https://www.zotero.org/google-docs/?9Eyjvx" TargetMode="External"/><Relationship Id="rId10" Type="http://schemas.openxmlformats.org/officeDocument/2006/relationships/hyperlink" Target="https://www.zotero.org/google-docs/?928zGR" TargetMode="External"/><Relationship Id="rId52" Type="http://schemas.openxmlformats.org/officeDocument/2006/relationships/hyperlink" Target="https://www.zotero.org/google-docs/?RYVSjf" TargetMode="External"/><Relationship Id="rId94" Type="http://schemas.openxmlformats.org/officeDocument/2006/relationships/hyperlink" Target="https://www.zotero.org/google-docs/?9QETkH" TargetMode="External"/><Relationship Id="rId148" Type="http://schemas.openxmlformats.org/officeDocument/2006/relationships/hyperlink" Target="https://www.zotero.org/google-docs/?9Eyjvx" TargetMode="External"/><Relationship Id="rId355" Type="http://schemas.openxmlformats.org/officeDocument/2006/relationships/hyperlink" Target="https://www.zotero.org/google-docs/?9Eyjvx" TargetMode="External"/><Relationship Id="rId397" Type="http://schemas.openxmlformats.org/officeDocument/2006/relationships/hyperlink" Target="https://www.zotero.org/google-docs/?9Eyjvx" TargetMode="External"/><Relationship Id="rId520" Type="http://schemas.openxmlformats.org/officeDocument/2006/relationships/hyperlink" Target="https://www.zotero.org/google-docs/?9Eyjvx" TargetMode="External"/><Relationship Id="rId215" Type="http://schemas.openxmlformats.org/officeDocument/2006/relationships/hyperlink" Target="https://www.zotero.org/google-docs/?9Eyjvx" TargetMode="External"/><Relationship Id="rId257" Type="http://schemas.openxmlformats.org/officeDocument/2006/relationships/hyperlink" Target="https://www.zotero.org/google-docs/?9Eyjvx" TargetMode="External"/><Relationship Id="rId422" Type="http://schemas.openxmlformats.org/officeDocument/2006/relationships/hyperlink" Target="https://www.zotero.org/google-docs/?9Eyjvx" TargetMode="External"/><Relationship Id="rId464" Type="http://schemas.openxmlformats.org/officeDocument/2006/relationships/hyperlink" Target="https://www.zotero.org/google-docs/?9Eyjvx" TargetMode="External"/><Relationship Id="rId299" Type="http://schemas.openxmlformats.org/officeDocument/2006/relationships/hyperlink" Target="https://www.zotero.org/google-docs/?9Eyjvx" TargetMode="External"/><Relationship Id="rId63" Type="http://schemas.openxmlformats.org/officeDocument/2006/relationships/hyperlink" Target="https://www.zotero.org/google-docs/?cwlKZH" TargetMode="External"/><Relationship Id="rId159" Type="http://schemas.openxmlformats.org/officeDocument/2006/relationships/hyperlink" Target="https://www.zotero.org/google-docs/?9Eyjvx" TargetMode="External"/><Relationship Id="rId366" Type="http://schemas.openxmlformats.org/officeDocument/2006/relationships/hyperlink" Target="https://www.zotero.org/google-docs/?9Eyjvx" TargetMode="External"/><Relationship Id="rId226" Type="http://schemas.openxmlformats.org/officeDocument/2006/relationships/hyperlink" Target="https://www.zotero.org/google-docs/?9Eyjvx" TargetMode="External"/><Relationship Id="rId433" Type="http://schemas.openxmlformats.org/officeDocument/2006/relationships/hyperlink" Target="https://www.zotero.org/google-docs/?9Eyjvx" TargetMode="External"/><Relationship Id="rId74" Type="http://schemas.openxmlformats.org/officeDocument/2006/relationships/hyperlink" Target="https://www.zotero.org/google-docs/?N0dDy8" TargetMode="External"/><Relationship Id="rId377" Type="http://schemas.openxmlformats.org/officeDocument/2006/relationships/hyperlink" Target="https://www.zotero.org/google-docs/?9Eyjvx" TargetMode="External"/><Relationship Id="rId500" Type="http://schemas.openxmlformats.org/officeDocument/2006/relationships/hyperlink" Target="https://www.zotero.org/google-docs/?9Eyjvx" TargetMode="External"/><Relationship Id="rId5" Type="http://schemas.microsoft.com/office/2011/relationships/commentsExtended" Target="commentsExtended.xml"/><Relationship Id="rId237" Type="http://schemas.openxmlformats.org/officeDocument/2006/relationships/hyperlink" Target="https://www.zotero.org/google-docs/?9Eyjvx" TargetMode="External"/><Relationship Id="rId444" Type="http://schemas.openxmlformats.org/officeDocument/2006/relationships/hyperlink" Target="https://www.zotero.org/google-docs/?9Eyjvx" TargetMode="External"/><Relationship Id="rId290" Type="http://schemas.openxmlformats.org/officeDocument/2006/relationships/hyperlink" Target="https://www.zotero.org/google-docs/?9Eyjvx" TargetMode="External"/><Relationship Id="rId304" Type="http://schemas.openxmlformats.org/officeDocument/2006/relationships/hyperlink" Target="https://www.zotero.org/google-docs/?9Eyjvx" TargetMode="External"/><Relationship Id="rId388" Type="http://schemas.openxmlformats.org/officeDocument/2006/relationships/hyperlink" Target="https://www.zotero.org/google-docs/?9Eyjvx" TargetMode="External"/><Relationship Id="rId511" Type="http://schemas.openxmlformats.org/officeDocument/2006/relationships/hyperlink" Target="https://www.zotero.org/google-docs/?9Eyjvx" TargetMode="External"/><Relationship Id="rId85" Type="http://schemas.openxmlformats.org/officeDocument/2006/relationships/hyperlink" Target="https://www.zotero.org/google-docs/?OrUnmI" TargetMode="External"/><Relationship Id="rId150" Type="http://schemas.openxmlformats.org/officeDocument/2006/relationships/hyperlink" Target="https://www.zotero.org/google-docs/?9Eyjvx" TargetMode="External"/><Relationship Id="rId248" Type="http://schemas.openxmlformats.org/officeDocument/2006/relationships/hyperlink" Target="https://www.zotero.org/google-docs/?9Eyjvx" TargetMode="External"/><Relationship Id="rId455" Type="http://schemas.openxmlformats.org/officeDocument/2006/relationships/hyperlink" Target="https://www.zotero.org/google-docs/?9Eyjvx" TargetMode="External"/><Relationship Id="rId12" Type="http://schemas.openxmlformats.org/officeDocument/2006/relationships/hyperlink" Target="https://www.zotero.org/google-docs/?m3W9hh" TargetMode="External"/><Relationship Id="rId108" Type="http://schemas.openxmlformats.org/officeDocument/2006/relationships/hyperlink" Target="https://www.zotero.org/google-docs/?nWxcKp" TargetMode="External"/><Relationship Id="rId315" Type="http://schemas.openxmlformats.org/officeDocument/2006/relationships/hyperlink" Target="https://www.zotero.org/google-docs/?9Eyjvx" TargetMode="External"/><Relationship Id="rId522" Type="http://schemas.openxmlformats.org/officeDocument/2006/relationships/hyperlink" Target="https://www.zotero.org/google-docs/?9Eyjv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42</Pages>
  <Words>18585</Words>
  <Characters>105939</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Gerard Talavera</cp:lastModifiedBy>
  <cp:revision>72</cp:revision>
  <dcterms:created xsi:type="dcterms:W3CDTF">2022-03-25T10:55:00Z</dcterms:created>
  <dcterms:modified xsi:type="dcterms:W3CDTF">2022-04-01T10:18:00Z</dcterms:modified>
</cp:coreProperties>
</file>